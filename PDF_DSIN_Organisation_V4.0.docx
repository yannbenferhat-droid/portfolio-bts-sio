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p14">
  <w:body>
    <w:p w:rsidR="004F7A0A" w:rsidP="11A1E1B0" w:rsidRDefault="004F7A0A" w14:paraId="68DBFBAF" w14:textId="77777777">
      <w:pPr>
        <w:rPr>
          <w:color w:val="808080" w:themeColor="background1" w:themeShade="80"/>
        </w:rPr>
      </w:pPr>
    </w:p>
    <w:p w:rsidR="004F7A0A" w:rsidP="11A1E1B0" w:rsidRDefault="004F7A0A" w14:paraId="08A5A196" w14:textId="4FB2928B">
      <w:pPr>
        <w:rPr>
          <w:color w:val="808080" w:themeColor="background1" w:themeShade="80"/>
        </w:rPr>
      </w:pPr>
    </w:p>
    <w:p w:rsidR="004F7A0A" w:rsidP="11A1E1B0" w:rsidRDefault="004F7A0A" w14:paraId="10ACAEE6" w14:textId="4BBE5D35">
      <w:pPr>
        <w:rPr>
          <w:color w:val="808080" w:themeColor="background1" w:themeShade="80"/>
        </w:rPr>
      </w:pPr>
    </w:p>
    <w:p w:rsidR="004F7A0A" w:rsidP="11A1E1B0" w:rsidRDefault="004F7A0A" w14:paraId="610AA82C" w14:textId="70E28BBB">
      <w:pPr>
        <w:rPr>
          <w:color w:val="808080" w:themeColor="background1" w:themeShade="80"/>
        </w:rPr>
      </w:pPr>
    </w:p>
    <w:p w:rsidR="004F7A0A" w:rsidP="11A1E1B0" w:rsidRDefault="004F7A0A" w14:paraId="3E17666A" w14:textId="77777777">
      <w:pPr>
        <w:rPr>
          <w:color w:val="808080" w:themeColor="background1" w:themeShade="80"/>
        </w:rPr>
      </w:pPr>
    </w:p>
    <w:p w:rsidR="004F7A0A" w:rsidP="11A1E1B0" w:rsidRDefault="004F7A0A" w14:paraId="127945B3" w14:textId="51739E9F">
      <w:pPr>
        <w:rPr>
          <w:color w:val="808080" w:themeColor="background1" w:themeShade="80"/>
        </w:rPr>
      </w:pPr>
    </w:p>
    <w:p w:rsidR="004F7A0A" w:rsidP="11A1E1B0" w:rsidRDefault="004F7A0A" w14:paraId="5B99153F" w14:textId="168C6B56">
      <w:pPr>
        <w:rPr>
          <w:color w:val="808080" w:themeColor="background1" w:themeShade="80"/>
        </w:rPr>
      </w:pPr>
    </w:p>
    <w:p w:rsidR="00243560" w:rsidP="11A1E1B0" w:rsidRDefault="00243560" w14:paraId="23FE7F16" w14:textId="3E982845">
      <w:pPr>
        <w:rPr>
          <w:color w:val="808080" w:themeColor="background1" w:themeShade="80"/>
        </w:rPr>
      </w:pPr>
    </w:p>
    <w:p w:rsidR="00243560" w:rsidP="11A1E1B0" w:rsidRDefault="00243560" w14:paraId="3A3186AD" w14:textId="190871B1">
      <w:pPr>
        <w:rPr>
          <w:color w:val="808080" w:themeColor="background1" w:themeShade="80"/>
        </w:rPr>
      </w:pPr>
    </w:p>
    <w:p w:rsidR="00243560" w:rsidP="11A1E1B0" w:rsidRDefault="00243560" w14:paraId="73FE5AC8" w14:textId="7FED8F6E">
      <w:pPr>
        <w:rPr>
          <w:color w:val="808080" w:themeColor="background1" w:themeShade="80"/>
        </w:rPr>
      </w:pPr>
    </w:p>
    <w:p w:rsidR="00243560" w:rsidP="11A1E1B0" w:rsidRDefault="00243560" w14:paraId="4D3ADEA8" w14:textId="667CBBDB">
      <w:pPr>
        <w:rPr>
          <w:color w:val="808080" w:themeColor="background1" w:themeShade="80"/>
        </w:rPr>
      </w:pPr>
    </w:p>
    <w:p w:rsidR="00243560" w:rsidP="11A1E1B0" w:rsidRDefault="00243560" w14:paraId="5A3F9ED1" w14:textId="3181DA6B">
      <w:pPr>
        <w:rPr>
          <w:color w:val="808080" w:themeColor="background1" w:themeShade="80"/>
        </w:rPr>
      </w:pPr>
    </w:p>
    <w:p w:rsidRPr="00243560" w:rsidR="00243560" w:rsidP="00243560" w:rsidRDefault="00243560" w14:paraId="53EDD720" w14:textId="6F64D596">
      <w:pPr>
        <w:jc w:val="center"/>
        <w:rPr>
          <w:color w:val="808080" w:themeColor="background1" w:themeShade="80"/>
        </w:rPr>
      </w:pPr>
      <w:r w:rsidRPr="004F7A0A">
        <w:rPr>
          <w:b/>
          <w:sz w:val="72"/>
          <w:szCs w:val="72"/>
        </w:rPr>
        <w:t xml:space="preserve">Organisation de la </w:t>
      </w:r>
      <w:r>
        <w:rPr>
          <w:b/>
          <w:sz w:val="72"/>
          <w:szCs w:val="72"/>
        </w:rPr>
        <w:t>D</w:t>
      </w:r>
      <w:r w:rsidRPr="004F7A0A">
        <w:rPr>
          <w:b/>
          <w:sz w:val="72"/>
          <w:szCs w:val="72"/>
        </w:rPr>
        <w:t xml:space="preserve">irection des </w:t>
      </w:r>
      <w:r>
        <w:rPr>
          <w:b/>
          <w:sz w:val="72"/>
          <w:szCs w:val="72"/>
        </w:rPr>
        <w:t>S</w:t>
      </w:r>
      <w:r w:rsidRPr="004F7A0A">
        <w:rPr>
          <w:b/>
          <w:sz w:val="72"/>
          <w:szCs w:val="72"/>
        </w:rPr>
        <w:t>ystèmes d’</w:t>
      </w:r>
      <w:r>
        <w:rPr>
          <w:b/>
          <w:sz w:val="72"/>
          <w:szCs w:val="72"/>
        </w:rPr>
        <w:t>I</w:t>
      </w:r>
      <w:r w:rsidRPr="004F7A0A">
        <w:rPr>
          <w:b/>
          <w:sz w:val="72"/>
          <w:szCs w:val="72"/>
        </w:rPr>
        <w:t xml:space="preserve">nformation et </w:t>
      </w:r>
      <w:r>
        <w:rPr>
          <w:b/>
          <w:sz w:val="72"/>
          <w:szCs w:val="72"/>
        </w:rPr>
        <w:t>N</w:t>
      </w:r>
      <w:r w:rsidRPr="004F7A0A">
        <w:rPr>
          <w:b/>
          <w:sz w:val="72"/>
          <w:szCs w:val="72"/>
        </w:rPr>
        <w:t>umérique</w:t>
      </w:r>
    </w:p>
    <w:p w:rsidR="00243560" w:rsidP="11A1E1B0" w:rsidRDefault="00243560" w14:paraId="7C3208BD" w14:textId="268638EB">
      <w:pPr>
        <w:rPr>
          <w:color w:val="808080" w:themeColor="background1" w:themeShade="80"/>
        </w:rPr>
      </w:pPr>
    </w:p>
    <w:p w:rsidR="00243560" w:rsidP="11A1E1B0" w:rsidRDefault="00243560" w14:paraId="06424566" w14:textId="03E70854">
      <w:pPr>
        <w:rPr>
          <w:color w:val="808080" w:themeColor="background1" w:themeShade="80"/>
        </w:rPr>
      </w:pPr>
    </w:p>
    <w:p w:rsidR="00243560" w:rsidP="23DF885B" w:rsidRDefault="00243560" w14:paraId="7AAA1856" w14:textId="7DD013D7">
      <w:pPr>
        <w:rPr>
          <w:color w:val="808080" w:themeColor="background1" w:themeShade="80"/>
        </w:rPr>
      </w:pPr>
    </w:p>
    <w:p w:rsidR="00243560" w:rsidP="11A1E1B0" w:rsidRDefault="00243560" w14:paraId="17792AC8" w14:textId="220D6C8B">
      <w:pPr>
        <w:rPr>
          <w:color w:val="808080" w:themeColor="background1" w:themeShade="80"/>
        </w:rPr>
      </w:pPr>
    </w:p>
    <w:p w:rsidR="00243560" w:rsidP="11A1E1B0" w:rsidRDefault="00243560" w14:paraId="0B5D5090" w14:textId="1076DC54">
      <w:pPr>
        <w:rPr>
          <w:color w:val="808080" w:themeColor="background1" w:themeShade="80"/>
        </w:rPr>
      </w:pPr>
    </w:p>
    <w:p w:rsidR="00243560" w:rsidP="11A1E1B0" w:rsidRDefault="00243560" w14:paraId="10BB6CAF" w14:textId="14298415">
      <w:pPr>
        <w:rPr>
          <w:color w:val="808080" w:themeColor="background1" w:themeShade="80"/>
        </w:rPr>
      </w:pPr>
    </w:p>
    <w:p w:rsidR="00243560" w:rsidP="11A1E1B0" w:rsidRDefault="00243560" w14:paraId="36A497EF" w14:textId="1253864F">
      <w:pPr>
        <w:rPr>
          <w:color w:val="808080" w:themeColor="background1" w:themeShade="80"/>
        </w:rPr>
      </w:pPr>
    </w:p>
    <w:p w:rsidR="00243560" w:rsidP="11A1E1B0" w:rsidRDefault="00243560" w14:paraId="45B1FFDD" w14:textId="7EE49F74">
      <w:pPr>
        <w:rPr>
          <w:color w:val="808080" w:themeColor="background1" w:themeShade="80"/>
        </w:rPr>
      </w:pPr>
    </w:p>
    <w:p w:rsidR="00243560" w:rsidP="11A1E1B0" w:rsidRDefault="00243560" w14:paraId="7699EF05" w14:textId="23115C1E">
      <w:pPr>
        <w:rPr>
          <w:color w:val="808080" w:themeColor="background1" w:themeShade="80"/>
        </w:rPr>
      </w:pPr>
      <w:r>
        <w:rPr>
          <w:noProof/>
        </w:rPr>
        <w:drawing>
          <wp:anchor distT="0" distB="0" distL="114300" distR="114300" simplePos="0" relativeHeight="251658240" behindDoc="0" locked="0" layoutInCell="1" allowOverlap="1" wp14:anchorId="53888979" wp14:editId="5940FDBA">
            <wp:simplePos x="0" y="0"/>
            <wp:positionH relativeFrom="margin">
              <wp:align>center</wp:align>
            </wp:positionH>
            <wp:positionV relativeFrom="paragraph">
              <wp:posOffset>13970</wp:posOffset>
            </wp:positionV>
            <wp:extent cx="1852295" cy="66675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rotWithShape="1">
                    <a:blip r:embed="rId11" cstate="print">
                      <a:extLst>
                        <a:ext uri="{28A0092B-C50C-407E-A947-70E740481C1C}">
                          <a14:useLocalDpi xmlns:a14="http://schemas.microsoft.com/office/drawing/2010/main" val="0"/>
                        </a:ext>
                      </a:extLst>
                    </a:blip>
                    <a:srcRect t="21739" b="18840"/>
                    <a:stretch/>
                  </pic:blipFill>
                  <pic:spPr bwMode="auto">
                    <a:xfrm>
                      <a:off x="0" y="0"/>
                      <a:ext cx="1852295"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43560" w:rsidP="00243560" w:rsidRDefault="00243560" w14:paraId="4A7F7ADB" w14:textId="77777777">
      <w:pPr>
        <w:jc w:val="left"/>
        <w:rPr>
          <w:color w:val="808080" w:themeColor="background1" w:themeShade="80"/>
        </w:rPr>
      </w:pPr>
      <w:r>
        <w:rPr>
          <w:color w:val="808080" w:themeColor="background1" w:themeShade="80"/>
        </w:rPr>
        <w:br w:type="page"/>
      </w:r>
    </w:p>
    <w:tbl>
      <w:tblPr>
        <w:tblStyle w:val="Grilledutableau"/>
        <w:tblpPr w:leftFromText="141" w:rightFromText="141" w:vertAnchor="text" w:horzAnchor="margin" w:tblpXSpec="center" w:tblpY="99"/>
        <w:tblW w:w="10485" w:type="dxa"/>
        <w:tblLook w:val="04A0" w:firstRow="1" w:lastRow="0" w:firstColumn="1" w:lastColumn="0" w:noHBand="0" w:noVBand="1"/>
      </w:tblPr>
      <w:tblGrid>
        <w:gridCol w:w="1269"/>
        <w:gridCol w:w="991"/>
        <w:gridCol w:w="1366"/>
        <w:gridCol w:w="1756"/>
        <w:gridCol w:w="2410"/>
        <w:gridCol w:w="2693"/>
      </w:tblGrid>
      <w:tr w:rsidRPr="0097541B" w:rsidR="009753E7" w:rsidTr="009753E7" w14:paraId="72D90A9D" w14:textId="77777777">
        <w:trPr>
          <w:trHeight w:val="300"/>
        </w:trPr>
        <w:tc>
          <w:tcPr>
            <w:tcW w:w="1269" w:type="dxa"/>
            <w:shd w:val="clear" w:color="auto" w:fill="D9E2F3" w:themeFill="accent1" w:themeFillTint="33"/>
          </w:tcPr>
          <w:p w:rsidRPr="009753E7" w:rsidR="009753E7" w:rsidP="23DF885B" w:rsidRDefault="009753E7" w14:paraId="3B4FA19E" w14:textId="77777777">
            <w:pPr>
              <w:jc w:val="center"/>
              <w:rPr>
                <w:b/>
                <w:bCs/>
                <w:sz w:val="20"/>
                <w:szCs w:val="20"/>
                <w:lang w:eastAsia="fr-FR"/>
              </w:rPr>
            </w:pPr>
            <w:r w:rsidRPr="009753E7">
              <w:rPr>
                <w:b/>
                <w:bCs/>
                <w:sz w:val="20"/>
                <w:szCs w:val="20"/>
                <w:lang w:eastAsia="fr-FR"/>
              </w:rPr>
              <w:t>Date</w:t>
            </w:r>
          </w:p>
        </w:tc>
        <w:tc>
          <w:tcPr>
            <w:tcW w:w="991" w:type="dxa"/>
            <w:shd w:val="clear" w:color="auto" w:fill="D9E2F3" w:themeFill="accent1" w:themeFillTint="33"/>
          </w:tcPr>
          <w:p w:rsidRPr="009753E7" w:rsidR="009753E7" w:rsidP="23DF885B" w:rsidRDefault="009753E7" w14:paraId="78F81146" w14:textId="77777777">
            <w:pPr>
              <w:jc w:val="center"/>
              <w:rPr>
                <w:b/>
                <w:bCs/>
                <w:sz w:val="20"/>
                <w:szCs w:val="20"/>
                <w:lang w:eastAsia="fr-FR"/>
              </w:rPr>
            </w:pPr>
            <w:r w:rsidRPr="009753E7">
              <w:rPr>
                <w:b/>
                <w:bCs/>
                <w:sz w:val="20"/>
                <w:szCs w:val="20"/>
                <w:lang w:eastAsia="fr-FR"/>
              </w:rPr>
              <w:t>Version</w:t>
            </w:r>
          </w:p>
        </w:tc>
        <w:tc>
          <w:tcPr>
            <w:tcW w:w="1366" w:type="dxa"/>
            <w:shd w:val="clear" w:color="auto" w:fill="D9E2F3" w:themeFill="accent1" w:themeFillTint="33"/>
          </w:tcPr>
          <w:p w:rsidRPr="009753E7" w:rsidR="009753E7" w:rsidP="23DF885B" w:rsidRDefault="009753E7" w14:paraId="5FBB9ECB" w14:textId="77777777">
            <w:pPr>
              <w:spacing w:line="259" w:lineRule="auto"/>
              <w:jc w:val="center"/>
              <w:rPr>
                <w:b/>
                <w:bCs/>
                <w:sz w:val="20"/>
                <w:szCs w:val="20"/>
                <w:lang w:eastAsia="fr-FR"/>
              </w:rPr>
            </w:pPr>
            <w:r w:rsidRPr="009753E7">
              <w:rPr>
                <w:b/>
                <w:bCs/>
                <w:sz w:val="20"/>
                <w:szCs w:val="20"/>
                <w:lang w:eastAsia="fr-FR"/>
              </w:rPr>
              <w:t>Rédaction</w:t>
            </w:r>
          </w:p>
        </w:tc>
        <w:tc>
          <w:tcPr>
            <w:tcW w:w="1756" w:type="dxa"/>
            <w:shd w:val="clear" w:color="auto" w:fill="D9E2F3" w:themeFill="accent1" w:themeFillTint="33"/>
          </w:tcPr>
          <w:p w:rsidRPr="009753E7" w:rsidR="009753E7" w:rsidP="23DF885B" w:rsidRDefault="009753E7" w14:paraId="2EE0FD75" w14:textId="5B5CB1F0">
            <w:pPr>
              <w:jc w:val="center"/>
              <w:rPr>
                <w:b/>
                <w:bCs/>
                <w:sz w:val="20"/>
                <w:szCs w:val="20"/>
                <w:lang w:eastAsia="fr-FR"/>
              </w:rPr>
            </w:pPr>
            <w:r>
              <w:rPr>
                <w:b/>
                <w:bCs/>
                <w:sz w:val="20"/>
                <w:szCs w:val="20"/>
                <w:lang w:eastAsia="fr-FR"/>
              </w:rPr>
              <w:t>Vérification</w:t>
            </w:r>
          </w:p>
        </w:tc>
        <w:tc>
          <w:tcPr>
            <w:tcW w:w="2410" w:type="dxa"/>
            <w:shd w:val="clear" w:color="auto" w:fill="D9E2F3" w:themeFill="accent1" w:themeFillTint="33"/>
          </w:tcPr>
          <w:p w:rsidRPr="009753E7" w:rsidR="009753E7" w:rsidP="23DF885B" w:rsidRDefault="009753E7" w14:paraId="3BC7AF08" w14:textId="5F933EE7">
            <w:pPr>
              <w:jc w:val="center"/>
              <w:rPr>
                <w:b/>
                <w:bCs/>
                <w:sz w:val="20"/>
                <w:szCs w:val="20"/>
                <w:lang w:eastAsia="fr-FR"/>
              </w:rPr>
            </w:pPr>
            <w:r w:rsidRPr="009753E7">
              <w:rPr>
                <w:b/>
                <w:bCs/>
                <w:sz w:val="20"/>
                <w:szCs w:val="20"/>
                <w:lang w:eastAsia="fr-FR"/>
              </w:rPr>
              <w:t>Validation</w:t>
            </w:r>
          </w:p>
        </w:tc>
        <w:tc>
          <w:tcPr>
            <w:tcW w:w="2693" w:type="dxa"/>
            <w:shd w:val="clear" w:color="auto" w:fill="D9E2F3" w:themeFill="accent1" w:themeFillTint="33"/>
          </w:tcPr>
          <w:p w:rsidRPr="009753E7" w:rsidR="009753E7" w:rsidP="23DF885B" w:rsidRDefault="009753E7" w14:paraId="7692A536" w14:textId="77777777">
            <w:pPr>
              <w:jc w:val="center"/>
              <w:rPr>
                <w:b/>
                <w:bCs/>
                <w:sz w:val="20"/>
                <w:szCs w:val="20"/>
                <w:lang w:eastAsia="fr-FR"/>
              </w:rPr>
            </w:pPr>
            <w:r w:rsidRPr="009753E7">
              <w:rPr>
                <w:b/>
                <w:bCs/>
                <w:sz w:val="20"/>
                <w:szCs w:val="20"/>
                <w:lang w:eastAsia="fr-FR"/>
              </w:rPr>
              <w:t>Commentaire</w:t>
            </w:r>
          </w:p>
        </w:tc>
      </w:tr>
      <w:tr w:rsidRPr="0097541B" w:rsidR="009753E7" w:rsidTr="009753E7" w14:paraId="7DDF1094" w14:textId="77777777">
        <w:trPr>
          <w:trHeight w:val="300"/>
        </w:trPr>
        <w:tc>
          <w:tcPr>
            <w:tcW w:w="1269" w:type="dxa"/>
            <w:vAlign w:val="center"/>
          </w:tcPr>
          <w:p w:rsidRPr="009753E7" w:rsidR="009753E7" w:rsidP="00243560" w:rsidRDefault="009753E7" w14:paraId="05B3379D" w14:textId="77777777">
            <w:pPr>
              <w:jc w:val="center"/>
              <w:rPr>
                <w:rFonts w:eastAsia="Times New Roman"/>
                <w:sz w:val="20"/>
                <w:szCs w:val="20"/>
                <w:lang w:eastAsia="fr-FR"/>
              </w:rPr>
            </w:pPr>
            <w:r w:rsidRPr="009753E7">
              <w:rPr>
                <w:rFonts w:eastAsia="Times New Roman"/>
                <w:sz w:val="20"/>
                <w:szCs w:val="20"/>
                <w:lang w:eastAsia="fr-FR"/>
              </w:rPr>
              <w:t>12/07/2023</w:t>
            </w:r>
          </w:p>
        </w:tc>
        <w:tc>
          <w:tcPr>
            <w:tcW w:w="991" w:type="dxa"/>
          </w:tcPr>
          <w:p w:rsidRPr="009753E7" w:rsidR="009753E7" w:rsidP="00243560" w:rsidRDefault="009753E7" w14:paraId="476932D1" w14:textId="77777777">
            <w:pPr>
              <w:jc w:val="center"/>
              <w:rPr>
                <w:sz w:val="20"/>
                <w:szCs w:val="20"/>
                <w:lang w:eastAsia="fr-FR"/>
              </w:rPr>
            </w:pPr>
            <w:r w:rsidRPr="009753E7">
              <w:rPr>
                <w:sz w:val="20"/>
                <w:szCs w:val="20"/>
                <w:lang w:eastAsia="fr-FR"/>
              </w:rPr>
              <w:t>V4.0</w:t>
            </w:r>
          </w:p>
        </w:tc>
        <w:tc>
          <w:tcPr>
            <w:tcW w:w="1366" w:type="dxa"/>
            <w:vAlign w:val="center"/>
          </w:tcPr>
          <w:p w:rsidRPr="009753E7" w:rsidR="009753E7" w:rsidP="00243560" w:rsidRDefault="009753E7" w14:paraId="29CF474B" w14:textId="77777777">
            <w:pPr>
              <w:jc w:val="center"/>
              <w:rPr>
                <w:sz w:val="20"/>
                <w:szCs w:val="20"/>
                <w:lang w:eastAsia="fr-FR"/>
              </w:rPr>
            </w:pPr>
          </w:p>
        </w:tc>
        <w:tc>
          <w:tcPr>
            <w:tcW w:w="1756" w:type="dxa"/>
          </w:tcPr>
          <w:p w:rsidRPr="009753E7" w:rsidR="009753E7" w:rsidP="00243560" w:rsidRDefault="009753E7" w14:paraId="5FFA2462" w14:textId="77777777">
            <w:pPr>
              <w:jc w:val="center"/>
              <w:rPr>
                <w:sz w:val="20"/>
                <w:szCs w:val="20"/>
              </w:rPr>
            </w:pPr>
          </w:p>
        </w:tc>
        <w:tc>
          <w:tcPr>
            <w:tcW w:w="2410" w:type="dxa"/>
          </w:tcPr>
          <w:p w:rsidRPr="009753E7" w:rsidR="009753E7" w:rsidP="00243560" w:rsidRDefault="009753E7" w14:paraId="0FEEC0E5" w14:textId="610034E5">
            <w:pPr>
              <w:jc w:val="center"/>
              <w:rPr>
                <w:sz w:val="20"/>
                <w:szCs w:val="20"/>
              </w:rPr>
            </w:pPr>
          </w:p>
        </w:tc>
        <w:tc>
          <w:tcPr>
            <w:tcW w:w="2693" w:type="dxa"/>
          </w:tcPr>
          <w:p w:rsidRPr="009753E7" w:rsidR="009753E7" w:rsidP="00243560" w:rsidRDefault="009753E7" w14:paraId="556AD0F4" w14:textId="77777777">
            <w:pPr>
              <w:jc w:val="center"/>
              <w:rPr>
                <w:rFonts w:eastAsia="Times New Roman"/>
                <w:sz w:val="20"/>
                <w:szCs w:val="20"/>
                <w:lang w:eastAsia="fr-FR"/>
              </w:rPr>
            </w:pPr>
            <w:r w:rsidRPr="009753E7">
              <w:rPr>
                <w:rFonts w:eastAsia="Times New Roman"/>
                <w:sz w:val="20"/>
                <w:szCs w:val="20"/>
                <w:lang w:eastAsia="fr-FR"/>
              </w:rPr>
              <w:t xml:space="preserve">Modification mise en forme et ajout d’information  </w:t>
            </w:r>
          </w:p>
        </w:tc>
      </w:tr>
    </w:tbl>
    <w:p w:rsidRPr="00243560" w:rsidR="00243560" w:rsidP="23DF885B" w:rsidRDefault="00243560" w14:paraId="166BA583" w14:textId="3E050F04">
      <w:pPr>
        <w:rPr>
          <w:color w:val="808080" w:themeColor="background1" w:themeShade="80"/>
        </w:rPr>
      </w:pPr>
      <w:r w:rsidRPr="23DF885B">
        <w:rPr>
          <w:color w:val="808080" w:themeColor="background1" w:themeShade="80"/>
        </w:rPr>
        <w:t>Si vous constatez que le document est incomplet ou obsolète, veuillez en aviser le validateur, le rédacteur ou la chargée qualité/gestion des risques, afin de le mettre à jour.</w:t>
      </w:r>
    </w:p>
    <w:p w:rsidR="00452D1B" w:rsidRDefault="00452D1B" w14:paraId="0F890A08" w14:textId="77777777">
      <w:pPr>
        <w:pStyle w:val="TM1"/>
        <w:tabs>
          <w:tab w:val="left" w:pos="440"/>
          <w:tab w:val="right" w:leader="dot" w:pos="9062"/>
        </w:tabs>
        <w:rPr>
          <w:rFonts w:eastAsiaTheme="minorEastAsia"/>
          <w:b w:val="0"/>
          <w:bCs w:val="0"/>
          <w:caps w:val="0"/>
          <w:noProof/>
          <w:sz w:val="22"/>
          <w:szCs w:val="22"/>
          <w:lang w:eastAsia="fr-FR"/>
        </w:rPr>
      </w:pPr>
      <w:r>
        <w:rPr>
          <w:color w:val="808080" w:themeColor="background1" w:themeShade="80"/>
        </w:rPr>
        <w:fldChar w:fldCharType="begin"/>
      </w:r>
      <w:r>
        <w:rPr>
          <w:color w:val="808080" w:themeColor="background1" w:themeShade="80"/>
        </w:rPr>
        <w:instrText xml:space="preserve"> TOC \o "1-2" \h \z \u </w:instrText>
      </w:r>
      <w:r>
        <w:rPr>
          <w:color w:val="808080" w:themeColor="background1" w:themeShade="80"/>
        </w:rPr>
        <w:fldChar w:fldCharType="separate"/>
      </w:r>
      <w:hyperlink w:history="1" w:anchor="_Toc141100174">
        <w:r w:rsidRPr="00567BAF">
          <w:rPr>
            <w:rStyle w:val="Lienhypertexte"/>
            <w:noProof/>
          </w:rPr>
          <w:t>1</w:t>
        </w:r>
        <w:r>
          <w:rPr>
            <w:rFonts w:eastAsiaTheme="minorEastAsia"/>
            <w:b w:val="0"/>
            <w:bCs w:val="0"/>
            <w:caps w:val="0"/>
            <w:noProof/>
            <w:sz w:val="22"/>
            <w:szCs w:val="22"/>
            <w:lang w:eastAsia="fr-FR"/>
          </w:rPr>
          <w:tab/>
        </w:r>
        <w:r w:rsidRPr="00567BAF">
          <w:rPr>
            <w:rStyle w:val="Lienhypertexte"/>
            <w:noProof/>
          </w:rPr>
          <w:t>Objet</w:t>
        </w:r>
        <w:r>
          <w:rPr>
            <w:noProof/>
            <w:webHidden/>
          </w:rPr>
          <w:tab/>
        </w:r>
        <w:r>
          <w:rPr>
            <w:noProof/>
            <w:webHidden/>
          </w:rPr>
          <w:fldChar w:fldCharType="begin"/>
        </w:r>
        <w:r>
          <w:rPr>
            <w:noProof/>
            <w:webHidden/>
          </w:rPr>
          <w:instrText xml:space="preserve"> PAGEREF _Toc141100174 \h </w:instrText>
        </w:r>
        <w:r>
          <w:rPr>
            <w:noProof/>
            <w:webHidden/>
          </w:rPr>
        </w:r>
        <w:r>
          <w:rPr>
            <w:noProof/>
            <w:webHidden/>
          </w:rPr>
          <w:fldChar w:fldCharType="separate"/>
        </w:r>
        <w:r>
          <w:rPr>
            <w:noProof/>
            <w:webHidden/>
          </w:rPr>
          <w:t>3</w:t>
        </w:r>
        <w:r>
          <w:rPr>
            <w:noProof/>
            <w:webHidden/>
          </w:rPr>
          <w:fldChar w:fldCharType="end"/>
        </w:r>
      </w:hyperlink>
    </w:p>
    <w:p w:rsidR="00452D1B" w:rsidRDefault="003E6308" w14:paraId="175292A6" w14:textId="22178E1F">
      <w:pPr>
        <w:pStyle w:val="TM1"/>
        <w:tabs>
          <w:tab w:val="left" w:pos="440"/>
          <w:tab w:val="right" w:leader="dot" w:pos="9062"/>
        </w:tabs>
        <w:rPr>
          <w:rFonts w:eastAsiaTheme="minorEastAsia"/>
          <w:b w:val="0"/>
          <w:bCs w:val="0"/>
          <w:caps w:val="0"/>
          <w:noProof/>
          <w:sz w:val="22"/>
          <w:szCs w:val="22"/>
          <w:lang w:eastAsia="fr-FR"/>
        </w:rPr>
      </w:pPr>
      <w:hyperlink w:history="1" w:anchor="_Toc141100175">
        <w:r w:rsidRPr="00567BAF" w:rsidR="00452D1B">
          <w:rPr>
            <w:rStyle w:val="Lienhypertexte"/>
            <w:noProof/>
          </w:rPr>
          <w:t>2</w:t>
        </w:r>
        <w:r w:rsidR="00452D1B">
          <w:rPr>
            <w:rFonts w:eastAsiaTheme="minorEastAsia"/>
            <w:b w:val="0"/>
            <w:bCs w:val="0"/>
            <w:caps w:val="0"/>
            <w:noProof/>
            <w:sz w:val="22"/>
            <w:szCs w:val="22"/>
            <w:lang w:eastAsia="fr-FR"/>
          </w:rPr>
          <w:tab/>
        </w:r>
        <w:r w:rsidRPr="00567BAF" w:rsidR="00452D1B">
          <w:rPr>
            <w:rStyle w:val="Lienhypertexte"/>
            <w:noProof/>
          </w:rPr>
          <w:t>Domaine d’application</w:t>
        </w:r>
        <w:r w:rsidR="00452D1B">
          <w:rPr>
            <w:noProof/>
            <w:webHidden/>
          </w:rPr>
          <w:tab/>
        </w:r>
        <w:r w:rsidR="00452D1B">
          <w:rPr>
            <w:noProof/>
            <w:webHidden/>
          </w:rPr>
          <w:fldChar w:fldCharType="begin"/>
        </w:r>
        <w:r w:rsidR="00452D1B">
          <w:rPr>
            <w:noProof/>
            <w:webHidden/>
          </w:rPr>
          <w:instrText xml:space="preserve"> PAGEREF _Toc141100175 \h </w:instrText>
        </w:r>
        <w:r w:rsidR="00452D1B">
          <w:rPr>
            <w:noProof/>
            <w:webHidden/>
          </w:rPr>
        </w:r>
        <w:r w:rsidR="00452D1B">
          <w:rPr>
            <w:noProof/>
            <w:webHidden/>
          </w:rPr>
          <w:fldChar w:fldCharType="separate"/>
        </w:r>
        <w:r w:rsidR="00452D1B">
          <w:rPr>
            <w:noProof/>
            <w:webHidden/>
          </w:rPr>
          <w:t>3</w:t>
        </w:r>
        <w:r w:rsidR="00452D1B">
          <w:rPr>
            <w:noProof/>
            <w:webHidden/>
          </w:rPr>
          <w:fldChar w:fldCharType="end"/>
        </w:r>
      </w:hyperlink>
    </w:p>
    <w:p w:rsidR="00452D1B" w:rsidRDefault="003E6308" w14:paraId="55D0B78E" w14:textId="32BEAFE1">
      <w:pPr>
        <w:pStyle w:val="TM1"/>
        <w:tabs>
          <w:tab w:val="left" w:pos="440"/>
          <w:tab w:val="right" w:leader="dot" w:pos="9062"/>
        </w:tabs>
        <w:rPr>
          <w:rFonts w:eastAsiaTheme="minorEastAsia"/>
          <w:b w:val="0"/>
          <w:bCs w:val="0"/>
          <w:caps w:val="0"/>
          <w:noProof/>
          <w:sz w:val="22"/>
          <w:szCs w:val="22"/>
          <w:lang w:eastAsia="fr-FR"/>
        </w:rPr>
      </w:pPr>
      <w:hyperlink w:history="1" w:anchor="_Toc141100176">
        <w:r w:rsidRPr="00567BAF" w:rsidR="00452D1B">
          <w:rPr>
            <w:rStyle w:val="Lienhypertexte"/>
            <w:noProof/>
          </w:rPr>
          <w:t>3</w:t>
        </w:r>
        <w:r w:rsidR="00452D1B">
          <w:rPr>
            <w:rFonts w:eastAsiaTheme="minorEastAsia"/>
            <w:b w:val="0"/>
            <w:bCs w:val="0"/>
            <w:caps w:val="0"/>
            <w:noProof/>
            <w:sz w:val="22"/>
            <w:szCs w:val="22"/>
            <w:lang w:eastAsia="fr-FR"/>
          </w:rPr>
          <w:tab/>
        </w:r>
        <w:r w:rsidRPr="00567BAF" w:rsidR="00452D1B">
          <w:rPr>
            <w:rStyle w:val="Lienhypertexte"/>
            <w:noProof/>
          </w:rPr>
          <w:t>Généralité</w:t>
        </w:r>
        <w:r w:rsidR="00452D1B">
          <w:rPr>
            <w:noProof/>
            <w:webHidden/>
          </w:rPr>
          <w:tab/>
        </w:r>
        <w:r w:rsidR="00452D1B">
          <w:rPr>
            <w:noProof/>
            <w:webHidden/>
          </w:rPr>
          <w:fldChar w:fldCharType="begin"/>
        </w:r>
        <w:r w:rsidR="00452D1B">
          <w:rPr>
            <w:noProof/>
            <w:webHidden/>
          </w:rPr>
          <w:instrText xml:space="preserve"> PAGEREF _Toc141100176 \h </w:instrText>
        </w:r>
        <w:r w:rsidR="00452D1B">
          <w:rPr>
            <w:noProof/>
            <w:webHidden/>
          </w:rPr>
        </w:r>
        <w:r w:rsidR="00452D1B">
          <w:rPr>
            <w:noProof/>
            <w:webHidden/>
          </w:rPr>
          <w:fldChar w:fldCharType="separate"/>
        </w:r>
        <w:r w:rsidR="00452D1B">
          <w:rPr>
            <w:noProof/>
            <w:webHidden/>
          </w:rPr>
          <w:t>3</w:t>
        </w:r>
        <w:r w:rsidR="00452D1B">
          <w:rPr>
            <w:noProof/>
            <w:webHidden/>
          </w:rPr>
          <w:fldChar w:fldCharType="end"/>
        </w:r>
      </w:hyperlink>
    </w:p>
    <w:p w:rsidR="00452D1B" w:rsidRDefault="003E6308" w14:paraId="431EA6D7" w14:textId="6E589EEC">
      <w:pPr>
        <w:pStyle w:val="TM2"/>
        <w:tabs>
          <w:tab w:val="left" w:pos="880"/>
          <w:tab w:val="right" w:leader="dot" w:pos="9062"/>
        </w:tabs>
        <w:rPr>
          <w:rFonts w:eastAsiaTheme="minorEastAsia"/>
          <w:smallCaps w:val="0"/>
          <w:noProof/>
          <w:sz w:val="22"/>
          <w:szCs w:val="22"/>
          <w:lang w:eastAsia="fr-FR"/>
        </w:rPr>
      </w:pPr>
      <w:hyperlink w:history="1" w:anchor="_Toc141100177">
        <w:r w:rsidRPr="00567BAF" w:rsidR="00452D1B">
          <w:rPr>
            <w:rStyle w:val="Lienhypertexte"/>
            <w:noProof/>
          </w:rPr>
          <w:t>3.1</w:t>
        </w:r>
        <w:r w:rsidR="00452D1B">
          <w:rPr>
            <w:rFonts w:eastAsiaTheme="minorEastAsia"/>
            <w:smallCaps w:val="0"/>
            <w:noProof/>
            <w:sz w:val="22"/>
            <w:szCs w:val="22"/>
            <w:lang w:eastAsia="fr-FR"/>
          </w:rPr>
          <w:tab/>
        </w:r>
        <w:r w:rsidRPr="00567BAF" w:rsidR="00452D1B">
          <w:rPr>
            <w:rStyle w:val="Lienhypertexte"/>
            <w:noProof/>
          </w:rPr>
          <w:t>Présentation</w:t>
        </w:r>
        <w:r w:rsidR="00452D1B">
          <w:rPr>
            <w:noProof/>
            <w:webHidden/>
          </w:rPr>
          <w:tab/>
        </w:r>
        <w:r w:rsidR="00452D1B">
          <w:rPr>
            <w:noProof/>
            <w:webHidden/>
          </w:rPr>
          <w:fldChar w:fldCharType="begin"/>
        </w:r>
        <w:r w:rsidR="00452D1B">
          <w:rPr>
            <w:noProof/>
            <w:webHidden/>
          </w:rPr>
          <w:instrText xml:space="preserve"> PAGEREF _Toc141100177 \h </w:instrText>
        </w:r>
        <w:r w:rsidR="00452D1B">
          <w:rPr>
            <w:noProof/>
            <w:webHidden/>
          </w:rPr>
        </w:r>
        <w:r w:rsidR="00452D1B">
          <w:rPr>
            <w:noProof/>
            <w:webHidden/>
          </w:rPr>
          <w:fldChar w:fldCharType="separate"/>
        </w:r>
        <w:r w:rsidR="00452D1B">
          <w:rPr>
            <w:noProof/>
            <w:webHidden/>
          </w:rPr>
          <w:t>3</w:t>
        </w:r>
        <w:r w:rsidR="00452D1B">
          <w:rPr>
            <w:noProof/>
            <w:webHidden/>
          </w:rPr>
          <w:fldChar w:fldCharType="end"/>
        </w:r>
      </w:hyperlink>
    </w:p>
    <w:p w:rsidR="00452D1B" w:rsidRDefault="003E6308" w14:paraId="09F3614C" w14:textId="7DFB6C30">
      <w:pPr>
        <w:pStyle w:val="TM2"/>
        <w:tabs>
          <w:tab w:val="left" w:pos="880"/>
          <w:tab w:val="right" w:leader="dot" w:pos="9062"/>
        </w:tabs>
        <w:rPr>
          <w:rFonts w:eastAsiaTheme="minorEastAsia"/>
          <w:smallCaps w:val="0"/>
          <w:noProof/>
          <w:sz w:val="22"/>
          <w:szCs w:val="22"/>
          <w:lang w:eastAsia="fr-FR"/>
        </w:rPr>
      </w:pPr>
      <w:hyperlink w:history="1" w:anchor="_Toc141100178">
        <w:r w:rsidRPr="00567BAF" w:rsidR="00452D1B">
          <w:rPr>
            <w:rStyle w:val="Lienhypertexte"/>
            <w:noProof/>
          </w:rPr>
          <w:t>3.2</w:t>
        </w:r>
        <w:r w:rsidR="00452D1B">
          <w:rPr>
            <w:rFonts w:eastAsiaTheme="minorEastAsia"/>
            <w:smallCaps w:val="0"/>
            <w:noProof/>
            <w:sz w:val="22"/>
            <w:szCs w:val="22"/>
            <w:lang w:eastAsia="fr-FR"/>
          </w:rPr>
          <w:tab/>
        </w:r>
        <w:r w:rsidRPr="00567BAF" w:rsidR="00452D1B">
          <w:rPr>
            <w:rStyle w:val="Lienhypertexte"/>
            <w:noProof/>
          </w:rPr>
          <w:t>Les locaux</w:t>
        </w:r>
        <w:r w:rsidR="00452D1B">
          <w:rPr>
            <w:noProof/>
            <w:webHidden/>
          </w:rPr>
          <w:tab/>
        </w:r>
        <w:r w:rsidR="00452D1B">
          <w:rPr>
            <w:noProof/>
            <w:webHidden/>
          </w:rPr>
          <w:fldChar w:fldCharType="begin"/>
        </w:r>
        <w:r w:rsidR="00452D1B">
          <w:rPr>
            <w:noProof/>
            <w:webHidden/>
          </w:rPr>
          <w:instrText xml:space="preserve"> PAGEREF _Toc141100178 \h </w:instrText>
        </w:r>
        <w:r w:rsidR="00452D1B">
          <w:rPr>
            <w:noProof/>
            <w:webHidden/>
          </w:rPr>
        </w:r>
        <w:r w:rsidR="00452D1B">
          <w:rPr>
            <w:noProof/>
            <w:webHidden/>
          </w:rPr>
          <w:fldChar w:fldCharType="separate"/>
        </w:r>
        <w:r w:rsidR="00452D1B">
          <w:rPr>
            <w:noProof/>
            <w:webHidden/>
          </w:rPr>
          <w:t>3</w:t>
        </w:r>
        <w:r w:rsidR="00452D1B">
          <w:rPr>
            <w:noProof/>
            <w:webHidden/>
          </w:rPr>
          <w:fldChar w:fldCharType="end"/>
        </w:r>
      </w:hyperlink>
    </w:p>
    <w:p w:rsidR="00452D1B" w:rsidRDefault="003E6308" w14:paraId="58E85642" w14:textId="35DB657D">
      <w:pPr>
        <w:pStyle w:val="TM1"/>
        <w:tabs>
          <w:tab w:val="left" w:pos="440"/>
          <w:tab w:val="right" w:leader="dot" w:pos="9062"/>
        </w:tabs>
        <w:rPr>
          <w:rFonts w:eastAsiaTheme="minorEastAsia"/>
          <w:b w:val="0"/>
          <w:bCs w:val="0"/>
          <w:caps w:val="0"/>
          <w:noProof/>
          <w:sz w:val="22"/>
          <w:szCs w:val="22"/>
          <w:lang w:eastAsia="fr-FR"/>
        </w:rPr>
      </w:pPr>
      <w:hyperlink w:history="1" w:anchor="_Toc141100179">
        <w:r w:rsidRPr="00567BAF" w:rsidR="00452D1B">
          <w:rPr>
            <w:rStyle w:val="Lienhypertexte"/>
            <w:noProof/>
          </w:rPr>
          <w:t>4</w:t>
        </w:r>
        <w:r w:rsidR="00452D1B">
          <w:rPr>
            <w:rFonts w:eastAsiaTheme="minorEastAsia"/>
            <w:b w:val="0"/>
            <w:bCs w:val="0"/>
            <w:caps w:val="0"/>
            <w:noProof/>
            <w:sz w:val="22"/>
            <w:szCs w:val="22"/>
            <w:lang w:eastAsia="fr-FR"/>
          </w:rPr>
          <w:tab/>
        </w:r>
        <w:r w:rsidRPr="00567BAF" w:rsidR="00452D1B">
          <w:rPr>
            <w:rStyle w:val="Lienhypertexte"/>
            <w:noProof/>
          </w:rPr>
          <w:t>Organisation</w:t>
        </w:r>
        <w:r w:rsidR="00452D1B">
          <w:rPr>
            <w:noProof/>
            <w:webHidden/>
          </w:rPr>
          <w:tab/>
        </w:r>
        <w:r w:rsidR="00452D1B">
          <w:rPr>
            <w:noProof/>
            <w:webHidden/>
          </w:rPr>
          <w:fldChar w:fldCharType="begin"/>
        </w:r>
        <w:r w:rsidR="00452D1B">
          <w:rPr>
            <w:noProof/>
            <w:webHidden/>
          </w:rPr>
          <w:instrText xml:space="preserve"> PAGEREF _Toc141100179 \h </w:instrText>
        </w:r>
        <w:r w:rsidR="00452D1B">
          <w:rPr>
            <w:noProof/>
            <w:webHidden/>
          </w:rPr>
        </w:r>
        <w:r w:rsidR="00452D1B">
          <w:rPr>
            <w:noProof/>
            <w:webHidden/>
          </w:rPr>
          <w:fldChar w:fldCharType="separate"/>
        </w:r>
        <w:r w:rsidR="00452D1B">
          <w:rPr>
            <w:noProof/>
            <w:webHidden/>
          </w:rPr>
          <w:t>3</w:t>
        </w:r>
        <w:r w:rsidR="00452D1B">
          <w:rPr>
            <w:noProof/>
            <w:webHidden/>
          </w:rPr>
          <w:fldChar w:fldCharType="end"/>
        </w:r>
      </w:hyperlink>
    </w:p>
    <w:p w:rsidR="00452D1B" w:rsidRDefault="003E6308" w14:paraId="6441FDE9" w14:textId="4CF0AA41">
      <w:pPr>
        <w:pStyle w:val="TM2"/>
        <w:tabs>
          <w:tab w:val="left" w:pos="880"/>
          <w:tab w:val="right" w:leader="dot" w:pos="9062"/>
        </w:tabs>
        <w:rPr>
          <w:rFonts w:eastAsiaTheme="minorEastAsia"/>
          <w:smallCaps w:val="0"/>
          <w:noProof/>
          <w:sz w:val="22"/>
          <w:szCs w:val="22"/>
          <w:lang w:eastAsia="fr-FR"/>
        </w:rPr>
      </w:pPr>
      <w:hyperlink w:history="1" w:anchor="_Toc141100180">
        <w:r w:rsidRPr="00567BAF" w:rsidR="00452D1B">
          <w:rPr>
            <w:rStyle w:val="Lienhypertexte"/>
            <w:noProof/>
          </w:rPr>
          <w:t>4.1</w:t>
        </w:r>
        <w:r w:rsidR="00452D1B">
          <w:rPr>
            <w:rFonts w:eastAsiaTheme="minorEastAsia"/>
            <w:smallCaps w:val="0"/>
            <w:noProof/>
            <w:sz w:val="22"/>
            <w:szCs w:val="22"/>
            <w:lang w:eastAsia="fr-FR"/>
          </w:rPr>
          <w:tab/>
        </w:r>
        <w:r w:rsidRPr="00567BAF" w:rsidR="00452D1B">
          <w:rPr>
            <w:rStyle w:val="Lienhypertexte"/>
            <w:noProof/>
          </w:rPr>
          <w:t>Les différents niveaux de décision</w:t>
        </w:r>
        <w:r w:rsidR="00452D1B">
          <w:rPr>
            <w:noProof/>
            <w:webHidden/>
          </w:rPr>
          <w:tab/>
        </w:r>
        <w:r w:rsidR="00452D1B">
          <w:rPr>
            <w:noProof/>
            <w:webHidden/>
          </w:rPr>
          <w:fldChar w:fldCharType="begin"/>
        </w:r>
        <w:r w:rsidR="00452D1B">
          <w:rPr>
            <w:noProof/>
            <w:webHidden/>
          </w:rPr>
          <w:instrText xml:space="preserve"> PAGEREF _Toc141100180 \h </w:instrText>
        </w:r>
        <w:r w:rsidR="00452D1B">
          <w:rPr>
            <w:noProof/>
            <w:webHidden/>
          </w:rPr>
        </w:r>
        <w:r w:rsidR="00452D1B">
          <w:rPr>
            <w:noProof/>
            <w:webHidden/>
          </w:rPr>
          <w:fldChar w:fldCharType="separate"/>
        </w:r>
        <w:r w:rsidR="00452D1B">
          <w:rPr>
            <w:noProof/>
            <w:webHidden/>
          </w:rPr>
          <w:t>4</w:t>
        </w:r>
        <w:r w:rsidR="00452D1B">
          <w:rPr>
            <w:noProof/>
            <w:webHidden/>
          </w:rPr>
          <w:fldChar w:fldCharType="end"/>
        </w:r>
      </w:hyperlink>
    </w:p>
    <w:p w:rsidR="00452D1B" w:rsidRDefault="003E6308" w14:paraId="52B6CEFA" w14:textId="744CBD2E">
      <w:pPr>
        <w:pStyle w:val="TM2"/>
        <w:tabs>
          <w:tab w:val="left" w:pos="880"/>
          <w:tab w:val="right" w:leader="dot" w:pos="9062"/>
        </w:tabs>
        <w:rPr>
          <w:rFonts w:eastAsiaTheme="minorEastAsia"/>
          <w:smallCaps w:val="0"/>
          <w:noProof/>
          <w:sz w:val="22"/>
          <w:szCs w:val="22"/>
          <w:lang w:eastAsia="fr-FR"/>
        </w:rPr>
      </w:pPr>
      <w:hyperlink w:history="1" w:anchor="_Toc141100181">
        <w:r w:rsidRPr="00567BAF" w:rsidR="00452D1B">
          <w:rPr>
            <w:rStyle w:val="Lienhypertexte"/>
            <w:noProof/>
          </w:rPr>
          <w:t>4.2</w:t>
        </w:r>
        <w:r w:rsidR="00452D1B">
          <w:rPr>
            <w:rFonts w:eastAsiaTheme="minorEastAsia"/>
            <w:smallCaps w:val="0"/>
            <w:noProof/>
            <w:sz w:val="22"/>
            <w:szCs w:val="22"/>
            <w:lang w:eastAsia="fr-FR"/>
          </w:rPr>
          <w:tab/>
        </w:r>
        <w:r w:rsidRPr="00567BAF" w:rsidR="00452D1B">
          <w:rPr>
            <w:rStyle w:val="Lienhypertexte"/>
            <w:noProof/>
          </w:rPr>
          <w:t>Communication interne et externe</w:t>
        </w:r>
        <w:r w:rsidR="00452D1B">
          <w:rPr>
            <w:noProof/>
            <w:webHidden/>
          </w:rPr>
          <w:tab/>
        </w:r>
        <w:r w:rsidR="00452D1B">
          <w:rPr>
            <w:noProof/>
            <w:webHidden/>
          </w:rPr>
          <w:fldChar w:fldCharType="begin"/>
        </w:r>
        <w:r w:rsidR="00452D1B">
          <w:rPr>
            <w:noProof/>
            <w:webHidden/>
          </w:rPr>
          <w:instrText xml:space="preserve"> PAGEREF _Toc141100181 \h </w:instrText>
        </w:r>
        <w:r w:rsidR="00452D1B">
          <w:rPr>
            <w:noProof/>
            <w:webHidden/>
          </w:rPr>
        </w:r>
        <w:r w:rsidR="00452D1B">
          <w:rPr>
            <w:noProof/>
            <w:webHidden/>
          </w:rPr>
          <w:fldChar w:fldCharType="separate"/>
        </w:r>
        <w:r w:rsidR="00452D1B">
          <w:rPr>
            <w:noProof/>
            <w:webHidden/>
          </w:rPr>
          <w:t>4</w:t>
        </w:r>
        <w:r w:rsidR="00452D1B">
          <w:rPr>
            <w:noProof/>
            <w:webHidden/>
          </w:rPr>
          <w:fldChar w:fldCharType="end"/>
        </w:r>
      </w:hyperlink>
    </w:p>
    <w:p w:rsidR="00452D1B" w:rsidRDefault="003E6308" w14:paraId="4A2F25E9" w14:textId="4D3D5EA6">
      <w:pPr>
        <w:pStyle w:val="TM2"/>
        <w:tabs>
          <w:tab w:val="left" w:pos="880"/>
          <w:tab w:val="right" w:leader="dot" w:pos="9062"/>
        </w:tabs>
        <w:rPr>
          <w:rFonts w:eastAsiaTheme="minorEastAsia"/>
          <w:smallCaps w:val="0"/>
          <w:noProof/>
          <w:sz w:val="22"/>
          <w:szCs w:val="22"/>
          <w:lang w:eastAsia="fr-FR"/>
        </w:rPr>
      </w:pPr>
      <w:hyperlink w:history="1" w:anchor="_Toc141100182">
        <w:r w:rsidRPr="00567BAF" w:rsidR="00452D1B">
          <w:rPr>
            <w:rStyle w:val="Lienhypertexte"/>
            <w:rFonts w:eastAsia="Times New Roman"/>
            <w:noProof/>
            <w:lang w:eastAsia="fr-FR"/>
          </w:rPr>
          <w:t>4.3</w:t>
        </w:r>
        <w:r w:rsidR="00452D1B">
          <w:rPr>
            <w:rFonts w:eastAsiaTheme="minorEastAsia"/>
            <w:smallCaps w:val="0"/>
            <w:noProof/>
            <w:sz w:val="22"/>
            <w:szCs w:val="22"/>
            <w:lang w:eastAsia="fr-FR"/>
          </w:rPr>
          <w:tab/>
        </w:r>
        <w:r w:rsidRPr="00567BAF" w:rsidR="00452D1B">
          <w:rPr>
            <w:rStyle w:val="Lienhypertexte"/>
            <w:rFonts w:eastAsia="Times New Roman"/>
            <w:noProof/>
            <w:lang w:eastAsia="fr-FR"/>
          </w:rPr>
          <w:t>Gestion des plannings</w:t>
        </w:r>
        <w:r w:rsidR="00452D1B">
          <w:rPr>
            <w:noProof/>
            <w:webHidden/>
          </w:rPr>
          <w:tab/>
        </w:r>
        <w:r w:rsidR="00452D1B">
          <w:rPr>
            <w:noProof/>
            <w:webHidden/>
          </w:rPr>
          <w:fldChar w:fldCharType="begin"/>
        </w:r>
        <w:r w:rsidR="00452D1B">
          <w:rPr>
            <w:noProof/>
            <w:webHidden/>
          </w:rPr>
          <w:instrText xml:space="preserve"> PAGEREF _Toc141100182 \h </w:instrText>
        </w:r>
        <w:r w:rsidR="00452D1B">
          <w:rPr>
            <w:noProof/>
            <w:webHidden/>
          </w:rPr>
        </w:r>
        <w:r w:rsidR="00452D1B">
          <w:rPr>
            <w:noProof/>
            <w:webHidden/>
          </w:rPr>
          <w:fldChar w:fldCharType="separate"/>
        </w:r>
        <w:r w:rsidR="00452D1B">
          <w:rPr>
            <w:noProof/>
            <w:webHidden/>
          </w:rPr>
          <w:t>5</w:t>
        </w:r>
        <w:r w:rsidR="00452D1B">
          <w:rPr>
            <w:noProof/>
            <w:webHidden/>
          </w:rPr>
          <w:fldChar w:fldCharType="end"/>
        </w:r>
      </w:hyperlink>
    </w:p>
    <w:p w:rsidR="00452D1B" w:rsidRDefault="003E6308" w14:paraId="0DCE345D" w14:textId="07A512C0">
      <w:pPr>
        <w:pStyle w:val="TM2"/>
        <w:tabs>
          <w:tab w:val="left" w:pos="880"/>
          <w:tab w:val="right" w:leader="dot" w:pos="9062"/>
        </w:tabs>
        <w:rPr>
          <w:rFonts w:eastAsiaTheme="minorEastAsia"/>
          <w:smallCaps w:val="0"/>
          <w:noProof/>
          <w:sz w:val="22"/>
          <w:szCs w:val="22"/>
          <w:lang w:eastAsia="fr-FR"/>
        </w:rPr>
      </w:pPr>
      <w:hyperlink w:history="1" w:anchor="_Toc141100183">
        <w:r w:rsidRPr="00567BAF" w:rsidR="00452D1B">
          <w:rPr>
            <w:rStyle w:val="Lienhypertexte"/>
            <w:rFonts w:eastAsia="Times New Roman"/>
            <w:noProof/>
            <w:lang w:eastAsia="fr-FR"/>
          </w:rPr>
          <w:t>4.4</w:t>
        </w:r>
        <w:r w:rsidR="00452D1B">
          <w:rPr>
            <w:rFonts w:eastAsiaTheme="minorEastAsia"/>
            <w:smallCaps w:val="0"/>
            <w:noProof/>
            <w:sz w:val="22"/>
            <w:szCs w:val="22"/>
            <w:lang w:eastAsia="fr-FR"/>
          </w:rPr>
          <w:tab/>
        </w:r>
        <w:r w:rsidRPr="00567BAF" w:rsidR="00452D1B">
          <w:rPr>
            <w:rStyle w:val="Lienhypertexte"/>
            <w:rFonts w:eastAsia="Times New Roman"/>
            <w:noProof/>
            <w:lang w:eastAsia="fr-FR"/>
          </w:rPr>
          <w:t>Télétravail internet</w:t>
        </w:r>
        <w:r w:rsidR="00452D1B">
          <w:rPr>
            <w:noProof/>
            <w:webHidden/>
          </w:rPr>
          <w:tab/>
        </w:r>
        <w:r w:rsidR="00452D1B">
          <w:rPr>
            <w:noProof/>
            <w:webHidden/>
          </w:rPr>
          <w:fldChar w:fldCharType="begin"/>
        </w:r>
        <w:r w:rsidR="00452D1B">
          <w:rPr>
            <w:noProof/>
            <w:webHidden/>
          </w:rPr>
          <w:instrText xml:space="preserve"> PAGEREF _Toc141100183 \h </w:instrText>
        </w:r>
        <w:r w:rsidR="00452D1B">
          <w:rPr>
            <w:noProof/>
            <w:webHidden/>
          </w:rPr>
        </w:r>
        <w:r w:rsidR="00452D1B">
          <w:rPr>
            <w:noProof/>
            <w:webHidden/>
          </w:rPr>
          <w:fldChar w:fldCharType="separate"/>
        </w:r>
        <w:r w:rsidR="00452D1B">
          <w:rPr>
            <w:noProof/>
            <w:webHidden/>
          </w:rPr>
          <w:t>6</w:t>
        </w:r>
        <w:r w:rsidR="00452D1B">
          <w:rPr>
            <w:noProof/>
            <w:webHidden/>
          </w:rPr>
          <w:fldChar w:fldCharType="end"/>
        </w:r>
      </w:hyperlink>
    </w:p>
    <w:p w:rsidR="00452D1B" w:rsidP="48145E36" w:rsidRDefault="003E6308" w14:paraId="3ABB89A9" w14:textId="6E8F1FF5">
      <w:pPr>
        <w:pStyle w:val="TM2"/>
        <w:tabs>
          <w:tab w:val="left" w:pos="880"/>
          <w:tab w:val="right" w:leader="dot" w:pos="9062"/>
        </w:tabs>
        <w:rPr>
          <w:rFonts w:eastAsiaTheme="minorEastAsia"/>
          <w:smallCaps w:val="0"/>
          <w:noProof/>
          <w:sz w:val="22"/>
          <w:szCs w:val="22"/>
          <w:lang w:eastAsia="fr-FR"/>
        </w:rPr>
      </w:pPr>
      <w:hyperlink w:history="1" w:anchor="_Toc141100184">
        <w:r w:rsidRPr="00567BAF" w:rsidR="00452D1B">
          <w:rPr>
            <w:rStyle w:val="Lienhypertexte"/>
            <w:noProof/>
            <w:lang w:eastAsia="fr-FR"/>
          </w:rPr>
          <w:t>4.5</w:t>
        </w:r>
        <w:r w:rsidR="00452D1B">
          <w:rPr>
            <w:rFonts w:eastAsiaTheme="minorEastAsia"/>
            <w:smallCaps w:val="0"/>
            <w:noProof/>
            <w:sz w:val="22"/>
            <w:szCs w:val="22"/>
            <w:lang w:eastAsia="fr-FR"/>
          </w:rPr>
          <w:tab/>
        </w:r>
        <w:r w:rsidRPr="00567BAF" w:rsidR="00452D1B">
          <w:rPr>
            <w:rStyle w:val="Lienhypertexte"/>
            <w:noProof/>
            <w:lang w:eastAsia="fr-FR"/>
          </w:rPr>
          <w:t>Astreintes</w:t>
        </w:r>
        <w:r w:rsidR="00452D1B">
          <w:rPr>
            <w:noProof/>
            <w:webHidden/>
          </w:rPr>
          <w:tab/>
        </w:r>
        <w:r w:rsidR="00452D1B">
          <w:rPr>
            <w:noProof/>
            <w:webHidden/>
          </w:rPr>
          <w:fldChar w:fldCharType="begin"/>
        </w:r>
        <w:r w:rsidR="00452D1B">
          <w:rPr>
            <w:noProof/>
            <w:webHidden/>
          </w:rPr>
          <w:instrText xml:space="preserve"> PAGEREF _Toc141100184 \h </w:instrText>
        </w:r>
        <w:r w:rsidR="00452D1B">
          <w:rPr>
            <w:noProof/>
            <w:webHidden/>
          </w:rPr>
        </w:r>
        <w:r w:rsidR="00452D1B">
          <w:rPr>
            <w:noProof/>
            <w:webHidden/>
          </w:rPr>
          <w:fldChar w:fldCharType="separate"/>
        </w:r>
        <w:r w:rsidR="00452D1B">
          <w:rPr>
            <w:noProof/>
            <w:webHidden/>
          </w:rPr>
          <w:t>7</w:t>
        </w:r>
        <w:r w:rsidR="00452D1B">
          <w:rPr>
            <w:noProof/>
            <w:webHidden/>
          </w:rPr>
          <w:fldChar w:fldCharType="end"/>
        </w:r>
      </w:hyperlink>
    </w:p>
    <w:p w:rsidR="00452D1B" w:rsidRDefault="003E6308" w14:paraId="479CE2E0" w14:textId="402AB411">
      <w:pPr>
        <w:pStyle w:val="TM1"/>
        <w:tabs>
          <w:tab w:val="left" w:pos="440"/>
          <w:tab w:val="right" w:leader="dot" w:pos="9062"/>
        </w:tabs>
        <w:rPr>
          <w:rFonts w:eastAsiaTheme="minorEastAsia"/>
          <w:b w:val="0"/>
          <w:bCs w:val="0"/>
          <w:caps w:val="0"/>
          <w:noProof/>
          <w:sz w:val="22"/>
          <w:szCs w:val="22"/>
          <w:lang w:eastAsia="fr-FR"/>
        </w:rPr>
      </w:pPr>
      <w:hyperlink w:history="1" w:anchor="_Toc141100185">
        <w:r w:rsidRPr="00567BAF" w:rsidR="00452D1B">
          <w:rPr>
            <w:rStyle w:val="Lienhypertexte"/>
            <w:rFonts w:eastAsia="Times New Roman"/>
            <w:noProof/>
            <w:lang w:eastAsia="fr-FR"/>
          </w:rPr>
          <w:t>5</w:t>
        </w:r>
        <w:r w:rsidR="00452D1B">
          <w:rPr>
            <w:rFonts w:eastAsiaTheme="minorEastAsia"/>
            <w:b w:val="0"/>
            <w:bCs w:val="0"/>
            <w:caps w:val="0"/>
            <w:noProof/>
            <w:sz w:val="22"/>
            <w:szCs w:val="22"/>
            <w:lang w:eastAsia="fr-FR"/>
          </w:rPr>
          <w:tab/>
        </w:r>
        <w:r w:rsidRPr="00567BAF" w:rsidR="00452D1B">
          <w:rPr>
            <w:rStyle w:val="Lienhypertexte"/>
            <w:rFonts w:eastAsia="Times New Roman"/>
            <w:noProof/>
            <w:lang w:eastAsia="fr-FR"/>
          </w:rPr>
          <w:t>Organisation des réunions importantes</w:t>
        </w:r>
        <w:r w:rsidR="00452D1B">
          <w:rPr>
            <w:noProof/>
            <w:webHidden/>
          </w:rPr>
          <w:tab/>
        </w:r>
        <w:r w:rsidR="00452D1B">
          <w:rPr>
            <w:noProof/>
            <w:webHidden/>
          </w:rPr>
          <w:fldChar w:fldCharType="begin"/>
        </w:r>
        <w:r w:rsidR="00452D1B">
          <w:rPr>
            <w:noProof/>
            <w:webHidden/>
          </w:rPr>
          <w:instrText xml:space="preserve"> PAGEREF _Toc141100185 \h </w:instrText>
        </w:r>
        <w:r w:rsidR="00452D1B">
          <w:rPr>
            <w:noProof/>
            <w:webHidden/>
          </w:rPr>
        </w:r>
        <w:r w:rsidR="00452D1B">
          <w:rPr>
            <w:noProof/>
            <w:webHidden/>
          </w:rPr>
          <w:fldChar w:fldCharType="separate"/>
        </w:r>
        <w:r w:rsidR="00452D1B">
          <w:rPr>
            <w:noProof/>
            <w:webHidden/>
          </w:rPr>
          <w:t>7</w:t>
        </w:r>
        <w:r w:rsidR="00452D1B">
          <w:rPr>
            <w:noProof/>
            <w:webHidden/>
          </w:rPr>
          <w:fldChar w:fldCharType="end"/>
        </w:r>
      </w:hyperlink>
    </w:p>
    <w:p w:rsidR="00452D1B" w:rsidRDefault="003E6308" w14:paraId="68B873FA" w14:textId="6072E3F6">
      <w:pPr>
        <w:pStyle w:val="TM2"/>
        <w:tabs>
          <w:tab w:val="left" w:pos="880"/>
          <w:tab w:val="right" w:leader="dot" w:pos="9062"/>
        </w:tabs>
        <w:rPr>
          <w:rFonts w:eastAsiaTheme="minorEastAsia"/>
          <w:smallCaps w:val="0"/>
          <w:noProof/>
          <w:sz w:val="22"/>
          <w:szCs w:val="22"/>
          <w:lang w:eastAsia="fr-FR"/>
        </w:rPr>
      </w:pPr>
      <w:hyperlink w:history="1" w:anchor="_Toc141100186">
        <w:r w:rsidRPr="00567BAF" w:rsidR="00452D1B">
          <w:rPr>
            <w:rStyle w:val="Lienhypertexte"/>
            <w:rFonts w:eastAsia="Times New Roman"/>
            <w:noProof/>
            <w:lang w:eastAsia="fr-FR"/>
          </w:rPr>
          <w:t>5.1</w:t>
        </w:r>
        <w:r w:rsidR="00452D1B">
          <w:rPr>
            <w:rFonts w:eastAsiaTheme="minorEastAsia"/>
            <w:smallCaps w:val="0"/>
            <w:noProof/>
            <w:sz w:val="22"/>
            <w:szCs w:val="22"/>
            <w:lang w:eastAsia="fr-FR"/>
          </w:rPr>
          <w:tab/>
        </w:r>
        <w:r w:rsidRPr="00567BAF" w:rsidR="00452D1B">
          <w:rPr>
            <w:rStyle w:val="Lienhypertexte"/>
            <w:rFonts w:eastAsia="Times New Roman"/>
            <w:noProof/>
            <w:lang w:eastAsia="fr-FR"/>
          </w:rPr>
          <w:t>COPIL</w:t>
        </w:r>
        <w:r w:rsidR="00452D1B">
          <w:rPr>
            <w:noProof/>
            <w:webHidden/>
          </w:rPr>
          <w:tab/>
        </w:r>
        <w:r w:rsidR="00452D1B">
          <w:rPr>
            <w:noProof/>
            <w:webHidden/>
          </w:rPr>
          <w:fldChar w:fldCharType="begin"/>
        </w:r>
        <w:r w:rsidR="00452D1B">
          <w:rPr>
            <w:noProof/>
            <w:webHidden/>
          </w:rPr>
          <w:instrText xml:space="preserve"> PAGEREF _Toc141100186 \h </w:instrText>
        </w:r>
        <w:r w:rsidR="00452D1B">
          <w:rPr>
            <w:noProof/>
            <w:webHidden/>
          </w:rPr>
        </w:r>
        <w:r w:rsidR="00452D1B">
          <w:rPr>
            <w:noProof/>
            <w:webHidden/>
          </w:rPr>
          <w:fldChar w:fldCharType="separate"/>
        </w:r>
        <w:r w:rsidR="00452D1B">
          <w:rPr>
            <w:noProof/>
            <w:webHidden/>
          </w:rPr>
          <w:t>7</w:t>
        </w:r>
        <w:r w:rsidR="00452D1B">
          <w:rPr>
            <w:noProof/>
            <w:webHidden/>
          </w:rPr>
          <w:fldChar w:fldCharType="end"/>
        </w:r>
      </w:hyperlink>
    </w:p>
    <w:p w:rsidR="00452D1B" w:rsidRDefault="003E6308" w14:paraId="07463E67" w14:textId="147B7B60">
      <w:pPr>
        <w:pStyle w:val="TM2"/>
        <w:tabs>
          <w:tab w:val="left" w:pos="880"/>
          <w:tab w:val="right" w:leader="dot" w:pos="9062"/>
        </w:tabs>
        <w:rPr>
          <w:rFonts w:eastAsiaTheme="minorEastAsia"/>
          <w:smallCaps w:val="0"/>
          <w:noProof/>
          <w:sz w:val="22"/>
          <w:szCs w:val="22"/>
          <w:lang w:eastAsia="fr-FR"/>
        </w:rPr>
      </w:pPr>
      <w:hyperlink w:history="1" w:anchor="_Toc141100187">
        <w:r w:rsidRPr="00567BAF" w:rsidR="00452D1B">
          <w:rPr>
            <w:rStyle w:val="Lienhypertexte"/>
            <w:rFonts w:eastAsia="Times New Roman"/>
            <w:noProof/>
            <w:lang w:eastAsia="fr-FR"/>
          </w:rPr>
          <w:t>5.2</w:t>
        </w:r>
        <w:r w:rsidR="00452D1B">
          <w:rPr>
            <w:rFonts w:eastAsiaTheme="minorEastAsia"/>
            <w:smallCaps w:val="0"/>
            <w:noProof/>
            <w:sz w:val="22"/>
            <w:szCs w:val="22"/>
            <w:lang w:eastAsia="fr-FR"/>
          </w:rPr>
          <w:tab/>
        </w:r>
        <w:r w:rsidRPr="00567BAF" w:rsidR="00452D1B">
          <w:rPr>
            <w:rStyle w:val="Lienhypertexte"/>
            <w:rFonts w:eastAsia="Times New Roman"/>
            <w:noProof/>
            <w:lang w:eastAsia="fr-FR"/>
          </w:rPr>
          <w:t>Commission SI</w:t>
        </w:r>
        <w:r w:rsidR="00452D1B">
          <w:rPr>
            <w:noProof/>
            <w:webHidden/>
          </w:rPr>
          <w:tab/>
        </w:r>
        <w:r w:rsidR="00452D1B">
          <w:rPr>
            <w:noProof/>
            <w:webHidden/>
          </w:rPr>
          <w:fldChar w:fldCharType="begin"/>
        </w:r>
        <w:r w:rsidR="00452D1B">
          <w:rPr>
            <w:noProof/>
            <w:webHidden/>
          </w:rPr>
          <w:instrText xml:space="preserve"> PAGEREF _Toc141100187 \h </w:instrText>
        </w:r>
        <w:r w:rsidR="00452D1B">
          <w:rPr>
            <w:noProof/>
            <w:webHidden/>
          </w:rPr>
        </w:r>
        <w:r w:rsidR="00452D1B">
          <w:rPr>
            <w:noProof/>
            <w:webHidden/>
          </w:rPr>
          <w:fldChar w:fldCharType="separate"/>
        </w:r>
        <w:r w:rsidR="00452D1B">
          <w:rPr>
            <w:noProof/>
            <w:webHidden/>
          </w:rPr>
          <w:t>8</w:t>
        </w:r>
        <w:r w:rsidR="00452D1B">
          <w:rPr>
            <w:noProof/>
            <w:webHidden/>
          </w:rPr>
          <w:fldChar w:fldCharType="end"/>
        </w:r>
      </w:hyperlink>
    </w:p>
    <w:p w:rsidR="00452D1B" w:rsidRDefault="003E6308" w14:paraId="2CD49D35" w14:textId="4E78A3A8">
      <w:pPr>
        <w:pStyle w:val="TM2"/>
        <w:tabs>
          <w:tab w:val="left" w:pos="880"/>
          <w:tab w:val="right" w:leader="dot" w:pos="9062"/>
        </w:tabs>
        <w:rPr>
          <w:rFonts w:eastAsiaTheme="minorEastAsia"/>
          <w:smallCaps w:val="0"/>
          <w:noProof/>
          <w:sz w:val="22"/>
          <w:szCs w:val="22"/>
          <w:lang w:eastAsia="fr-FR"/>
        </w:rPr>
      </w:pPr>
      <w:hyperlink w:history="1" w:anchor="_Toc141100188">
        <w:r w:rsidRPr="00567BAF" w:rsidR="00452D1B">
          <w:rPr>
            <w:rStyle w:val="Lienhypertexte"/>
            <w:rFonts w:eastAsia="Times New Roman"/>
            <w:noProof/>
            <w:lang w:eastAsia="fr-FR"/>
          </w:rPr>
          <w:t>5.3</w:t>
        </w:r>
        <w:r w:rsidR="00452D1B">
          <w:rPr>
            <w:rFonts w:eastAsiaTheme="minorEastAsia"/>
            <w:smallCaps w:val="0"/>
            <w:noProof/>
            <w:sz w:val="22"/>
            <w:szCs w:val="22"/>
            <w:lang w:eastAsia="fr-FR"/>
          </w:rPr>
          <w:tab/>
        </w:r>
        <w:r w:rsidRPr="00567BAF" w:rsidR="00452D1B">
          <w:rPr>
            <w:rStyle w:val="Lienhypertexte"/>
            <w:rFonts w:eastAsia="Times New Roman"/>
            <w:noProof/>
            <w:lang w:eastAsia="fr-FR"/>
          </w:rPr>
          <w:t>Présentation des applications critiques</w:t>
        </w:r>
        <w:r w:rsidR="00452D1B">
          <w:rPr>
            <w:noProof/>
            <w:webHidden/>
          </w:rPr>
          <w:tab/>
        </w:r>
        <w:r w:rsidR="00452D1B">
          <w:rPr>
            <w:noProof/>
            <w:webHidden/>
          </w:rPr>
          <w:fldChar w:fldCharType="begin"/>
        </w:r>
        <w:r w:rsidR="00452D1B">
          <w:rPr>
            <w:noProof/>
            <w:webHidden/>
          </w:rPr>
          <w:instrText xml:space="preserve"> PAGEREF _Toc141100188 \h </w:instrText>
        </w:r>
        <w:r w:rsidR="00452D1B">
          <w:rPr>
            <w:noProof/>
            <w:webHidden/>
          </w:rPr>
        </w:r>
        <w:r w:rsidR="00452D1B">
          <w:rPr>
            <w:noProof/>
            <w:webHidden/>
          </w:rPr>
          <w:fldChar w:fldCharType="separate"/>
        </w:r>
        <w:r w:rsidR="00452D1B">
          <w:rPr>
            <w:noProof/>
            <w:webHidden/>
          </w:rPr>
          <w:t>8</w:t>
        </w:r>
        <w:r w:rsidR="00452D1B">
          <w:rPr>
            <w:noProof/>
            <w:webHidden/>
          </w:rPr>
          <w:fldChar w:fldCharType="end"/>
        </w:r>
      </w:hyperlink>
    </w:p>
    <w:p w:rsidR="00452D1B" w:rsidRDefault="003E6308" w14:paraId="739FBF09" w14:textId="7B6EC493">
      <w:pPr>
        <w:pStyle w:val="TM2"/>
        <w:tabs>
          <w:tab w:val="left" w:pos="880"/>
          <w:tab w:val="right" w:leader="dot" w:pos="9062"/>
        </w:tabs>
        <w:rPr>
          <w:rFonts w:eastAsiaTheme="minorEastAsia"/>
          <w:smallCaps w:val="0"/>
          <w:noProof/>
          <w:sz w:val="22"/>
          <w:szCs w:val="22"/>
          <w:lang w:eastAsia="fr-FR"/>
        </w:rPr>
      </w:pPr>
      <w:hyperlink w:history="1" w:anchor="_Toc141100189">
        <w:r w:rsidRPr="00567BAF" w:rsidR="00452D1B">
          <w:rPr>
            <w:rStyle w:val="Lienhypertexte"/>
            <w:rFonts w:eastAsia="Times New Roman"/>
            <w:noProof/>
            <w:lang w:eastAsia="fr-FR"/>
          </w:rPr>
          <w:t>5.4</w:t>
        </w:r>
        <w:r w:rsidR="00452D1B">
          <w:rPr>
            <w:rFonts w:eastAsiaTheme="minorEastAsia"/>
            <w:smallCaps w:val="0"/>
            <w:noProof/>
            <w:sz w:val="22"/>
            <w:szCs w:val="22"/>
            <w:lang w:eastAsia="fr-FR"/>
          </w:rPr>
          <w:tab/>
        </w:r>
        <w:r w:rsidRPr="00567BAF" w:rsidR="00452D1B">
          <w:rPr>
            <w:rStyle w:val="Lienhypertexte"/>
            <w:rFonts w:eastAsia="Times New Roman"/>
            <w:noProof/>
            <w:lang w:eastAsia="fr-FR"/>
          </w:rPr>
          <w:t>Réunions institutionnelles</w:t>
        </w:r>
        <w:r w:rsidR="00452D1B">
          <w:rPr>
            <w:noProof/>
            <w:webHidden/>
          </w:rPr>
          <w:tab/>
        </w:r>
        <w:r w:rsidR="00452D1B">
          <w:rPr>
            <w:noProof/>
            <w:webHidden/>
          </w:rPr>
          <w:fldChar w:fldCharType="begin"/>
        </w:r>
        <w:r w:rsidR="00452D1B">
          <w:rPr>
            <w:noProof/>
            <w:webHidden/>
          </w:rPr>
          <w:instrText xml:space="preserve"> PAGEREF _Toc141100189 \h </w:instrText>
        </w:r>
        <w:r w:rsidR="00452D1B">
          <w:rPr>
            <w:noProof/>
            <w:webHidden/>
          </w:rPr>
        </w:r>
        <w:r w:rsidR="00452D1B">
          <w:rPr>
            <w:noProof/>
            <w:webHidden/>
          </w:rPr>
          <w:fldChar w:fldCharType="separate"/>
        </w:r>
        <w:r w:rsidR="00452D1B">
          <w:rPr>
            <w:noProof/>
            <w:webHidden/>
          </w:rPr>
          <w:t>8</w:t>
        </w:r>
        <w:r w:rsidR="00452D1B">
          <w:rPr>
            <w:noProof/>
            <w:webHidden/>
          </w:rPr>
          <w:fldChar w:fldCharType="end"/>
        </w:r>
      </w:hyperlink>
    </w:p>
    <w:p w:rsidR="00452D1B" w:rsidRDefault="003E6308" w14:paraId="5270B2BB" w14:textId="6E250BB5">
      <w:pPr>
        <w:pStyle w:val="TM1"/>
        <w:tabs>
          <w:tab w:val="left" w:pos="440"/>
          <w:tab w:val="right" w:leader="dot" w:pos="9062"/>
        </w:tabs>
        <w:rPr>
          <w:rFonts w:eastAsiaTheme="minorEastAsia"/>
          <w:b w:val="0"/>
          <w:bCs w:val="0"/>
          <w:caps w:val="0"/>
          <w:noProof/>
          <w:sz w:val="22"/>
          <w:szCs w:val="22"/>
          <w:lang w:eastAsia="fr-FR"/>
        </w:rPr>
      </w:pPr>
      <w:hyperlink w:history="1" w:anchor="_Toc141100190">
        <w:r w:rsidRPr="00567BAF" w:rsidR="00452D1B">
          <w:rPr>
            <w:rStyle w:val="Lienhypertexte"/>
            <w:noProof/>
            <w:lang w:eastAsia="fr-FR"/>
          </w:rPr>
          <w:t>6</w:t>
        </w:r>
        <w:r w:rsidR="00452D1B">
          <w:rPr>
            <w:rFonts w:eastAsiaTheme="minorEastAsia"/>
            <w:b w:val="0"/>
            <w:bCs w:val="0"/>
            <w:caps w:val="0"/>
            <w:noProof/>
            <w:sz w:val="22"/>
            <w:szCs w:val="22"/>
            <w:lang w:eastAsia="fr-FR"/>
          </w:rPr>
          <w:tab/>
        </w:r>
        <w:r w:rsidRPr="00567BAF" w:rsidR="00452D1B">
          <w:rPr>
            <w:rStyle w:val="Lienhypertexte"/>
            <w:noProof/>
            <w:lang w:eastAsia="fr-FR"/>
          </w:rPr>
          <w:t>Processus projets</w:t>
        </w:r>
        <w:r w:rsidR="00452D1B">
          <w:rPr>
            <w:noProof/>
            <w:webHidden/>
          </w:rPr>
          <w:tab/>
        </w:r>
        <w:r w:rsidR="00452D1B">
          <w:rPr>
            <w:noProof/>
            <w:webHidden/>
          </w:rPr>
          <w:fldChar w:fldCharType="begin"/>
        </w:r>
        <w:r w:rsidR="00452D1B">
          <w:rPr>
            <w:noProof/>
            <w:webHidden/>
          </w:rPr>
          <w:instrText xml:space="preserve"> PAGEREF _Toc141100190 \h </w:instrText>
        </w:r>
        <w:r w:rsidR="00452D1B">
          <w:rPr>
            <w:noProof/>
            <w:webHidden/>
          </w:rPr>
        </w:r>
        <w:r w:rsidR="00452D1B">
          <w:rPr>
            <w:noProof/>
            <w:webHidden/>
          </w:rPr>
          <w:fldChar w:fldCharType="separate"/>
        </w:r>
        <w:r w:rsidR="00452D1B">
          <w:rPr>
            <w:noProof/>
            <w:webHidden/>
          </w:rPr>
          <w:t>9</w:t>
        </w:r>
        <w:r w:rsidR="00452D1B">
          <w:rPr>
            <w:noProof/>
            <w:webHidden/>
          </w:rPr>
          <w:fldChar w:fldCharType="end"/>
        </w:r>
      </w:hyperlink>
    </w:p>
    <w:p w:rsidR="00452D1B" w:rsidRDefault="003E6308" w14:paraId="48859084" w14:textId="0F72743E">
      <w:pPr>
        <w:pStyle w:val="TM2"/>
        <w:tabs>
          <w:tab w:val="left" w:pos="880"/>
          <w:tab w:val="right" w:leader="dot" w:pos="9062"/>
        </w:tabs>
        <w:rPr>
          <w:rFonts w:eastAsiaTheme="minorEastAsia"/>
          <w:smallCaps w:val="0"/>
          <w:noProof/>
          <w:sz w:val="22"/>
          <w:szCs w:val="22"/>
          <w:lang w:eastAsia="fr-FR"/>
        </w:rPr>
      </w:pPr>
      <w:hyperlink w:history="1" w:anchor="_Toc141100191">
        <w:r w:rsidRPr="00567BAF" w:rsidR="00452D1B">
          <w:rPr>
            <w:rStyle w:val="Lienhypertexte"/>
            <w:noProof/>
          </w:rPr>
          <w:t>6.1</w:t>
        </w:r>
        <w:r w:rsidR="00452D1B">
          <w:rPr>
            <w:rFonts w:eastAsiaTheme="minorEastAsia"/>
            <w:smallCaps w:val="0"/>
            <w:noProof/>
            <w:sz w:val="22"/>
            <w:szCs w:val="22"/>
            <w:lang w:eastAsia="fr-FR"/>
          </w:rPr>
          <w:tab/>
        </w:r>
        <w:r w:rsidRPr="00567BAF" w:rsidR="00452D1B">
          <w:rPr>
            <w:rStyle w:val="Lienhypertexte"/>
            <w:noProof/>
          </w:rPr>
          <w:t>Demande et Validation du projet</w:t>
        </w:r>
        <w:r w:rsidR="00452D1B">
          <w:rPr>
            <w:noProof/>
            <w:webHidden/>
          </w:rPr>
          <w:tab/>
        </w:r>
        <w:r w:rsidR="00452D1B">
          <w:rPr>
            <w:noProof/>
            <w:webHidden/>
          </w:rPr>
          <w:fldChar w:fldCharType="begin"/>
        </w:r>
        <w:r w:rsidR="00452D1B">
          <w:rPr>
            <w:noProof/>
            <w:webHidden/>
          </w:rPr>
          <w:instrText xml:space="preserve"> PAGEREF _Toc141100191 \h </w:instrText>
        </w:r>
        <w:r w:rsidR="00452D1B">
          <w:rPr>
            <w:noProof/>
            <w:webHidden/>
          </w:rPr>
        </w:r>
        <w:r w:rsidR="00452D1B">
          <w:rPr>
            <w:noProof/>
            <w:webHidden/>
          </w:rPr>
          <w:fldChar w:fldCharType="separate"/>
        </w:r>
        <w:r w:rsidR="00452D1B">
          <w:rPr>
            <w:noProof/>
            <w:webHidden/>
          </w:rPr>
          <w:t>9</w:t>
        </w:r>
        <w:r w:rsidR="00452D1B">
          <w:rPr>
            <w:noProof/>
            <w:webHidden/>
          </w:rPr>
          <w:fldChar w:fldCharType="end"/>
        </w:r>
      </w:hyperlink>
    </w:p>
    <w:p w:rsidR="00452D1B" w:rsidRDefault="003E6308" w14:paraId="4705F6F6" w14:textId="2FF45183">
      <w:pPr>
        <w:pStyle w:val="TM2"/>
        <w:tabs>
          <w:tab w:val="left" w:pos="880"/>
          <w:tab w:val="right" w:leader="dot" w:pos="9062"/>
        </w:tabs>
        <w:rPr>
          <w:rFonts w:eastAsiaTheme="minorEastAsia"/>
          <w:smallCaps w:val="0"/>
          <w:noProof/>
          <w:sz w:val="22"/>
          <w:szCs w:val="22"/>
          <w:lang w:eastAsia="fr-FR"/>
        </w:rPr>
      </w:pPr>
      <w:hyperlink w:history="1" w:anchor="_Toc141100192">
        <w:r w:rsidRPr="00567BAF" w:rsidR="00452D1B">
          <w:rPr>
            <w:rStyle w:val="Lienhypertexte"/>
            <w:noProof/>
          </w:rPr>
          <w:t>6.2</w:t>
        </w:r>
        <w:r w:rsidR="00452D1B">
          <w:rPr>
            <w:rFonts w:eastAsiaTheme="minorEastAsia"/>
            <w:smallCaps w:val="0"/>
            <w:noProof/>
            <w:sz w:val="22"/>
            <w:szCs w:val="22"/>
            <w:lang w:eastAsia="fr-FR"/>
          </w:rPr>
          <w:tab/>
        </w:r>
        <w:r w:rsidRPr="00567BAF" w:rsidR="00452D1B">
          <w:rPr>
            <w:rStyle w:val="Lienhypertexte"/>
            <w:noProof/>
          </w:rPr>
          <w:t>Expression des besoins</w:t>
        </w:r>
        <w:r w:rsidR="00452D1B">
          <w:rPr>
            <w:noProof/>
            <w:webHidden/>
          </w:rPr>
          <w:tab/>
        </w:r>
        <w:r w:rsidR="00452D1B">
          <w:rPr>
            <w:noProof/>
            <w:webHidden/>
          </w:rPr>
          <w:fldChar w:fldCharType="begin"/>
        </w:r>
        <w:r w:rsidR="00452D1B">
          <w:rPr>
            <w:noProof/>
            <w:webHidden/>
          </w:rPr>
          <w:instrText xml:space="preserve"> PAGEREF _Toc141100192 \h </w:instrText>
        </w:r>
        <w:r w:rsidR="00452D1B">
          <w:rPr>
            <w:noProof/>
            <w:webHidden/>
          </w:rPr>
        </w:r>
        <w:r w:rsidR="00452D1B">
          <w:rPr>
            <w:noProof/>
            <w:webHidden/>
          </w:rPr>
          <w:fldChar w:fldCharType="separate"/>
        </w:r>
        <w:r w:rsidR="00452D1B">
          <w:rPr>
            <w:noProof/>
            <w:webHidden/>
          </w:rPr>
          <w:t>9</w:t>
        </w:r>
        <w:r w:rsidR="00452D1B">
          <w:rPr>
            <w:noProof/>
            <w:webHidden/>
          </w:rPr>
          <w:fldChar w:fldCharType="end"/>
        </w:r>
      </w:hyperlink>
    </w:p>
    <w:p w:rsidR="00452D1B" w:rsidRDefault="003E6308" w14:paraId="4AE0217E" w14:textId="721365F4">
      <w:pPr>
        <w:pStyle w:val="TM2"/>
        <w:tabs>
          <w:tab w:val="left" w:pos="880"/>
          <w:tab w:val="right" w:leader="dot" w:pos="9062"/>
        </w:tabs>
        <w:rPr>
          <w:rFonts w:eastAsiaTheme="minorEastAsia"/>
          <w:smallCaps w:val="0"/>
          <w:noProof/>
          <w:sz w:val="22"/>
          <w:szCs w:val="22"/>
          <w:lang w:eastAsia="fr-FR"/>
        </w:rPr>
      </w:pPr>
      <w:hyperlink w:history="1" w:anchor="_Toc141100193">
        <w:r w:rsidRPr="00567BAF" w:rsidR="00452D1B">
          <w:rPr>
            <w:rStyle w:val="Lienhypertexte"/>
            <w:noProof/>
          </w:rPr>
          <w:t>6.3</w:t>
        </w:r>
        <w:r w:rsidR="00452D1B">
          <w:rPr>
            <w:rFonts w:eastAsiaTheme="minorEastAsia"/>
            <w:smallCaps w:val="0"/>
            <w:noProof/>
            <w:sz w:val="22"/>
            <w:szCs w:val="22"/>
            <w:lang w:eastAsia="fr-FR"/>
          </w:rPr>
          <w:tab/>
        </w:r>
        <w:r w:rsidRPr="00567BAF" w:rsidR="00452D1B">
          <w:rPr>
            <w:rStyle w:val="Lienhypertexte"/>
            <w:noProof/>
          </w:rPr>
          <w:t>Phase de recette</w:t>
        </w:r>
        <w:r w:rsidR="00452D1B">
          <w:rPr>
            <w:noProof/>
            <w:webHidden/>
          </w:rPr>
          <w:tab/>
        </w:r>
        <w:r w:rsidR="00452D1B">
          <w:rPr>
            <w:noProof/>
            <w:webHidden/>
          </w:rPr>
          <w:fldChar w:fldCharType="begin"/>
        </w:r>
        <w:r w:rsidR="00452D1B">
          <w:rPr>
            <w:noProof/>
            <w:webHidden/>
          </w:rPr>
          <w:instrText xml:space="preserve"> PAGEREF _Toc141100193 \h </w:instrText>
        </w:r>
        <w:r w:rsidR="00452D1B">
          <w:rPr>
            <w:noProof/>
            <w:webHidden/>
          </w:rPr>
        </w:r>
        <w:r w:rsidR="00452D1B">
          <w:rPr>
            <w:noProof/>
            <w:webHidden/>
          </w:rPr>
          <w:fldChar w:fldCharType="separate"/>
        </w:r>
        <w:r w:rsidR="00452D1B">
          <w:rPr>
            <w:noProof/>
            <w:webHidden/>
          </w:rPr>
          <w:t>9</w:t>
        </w:r>
        <w:r w:rsidR="00452D1B">
          <w:rPr>
            <w:noProof/>
            <w:webHidden/>
          </w:rPr>
          <w:fldChar w:fldCharType="end"/>
        </w:r>
      </w:hyperlink>
    </w:p>
    <w:p w:rsidR="00452D1B" w:rsidRDefault="003E6308" w14:paraId="1371CEB8" w14:textId="3D69576A">
      <w:pPr>
        <w:pStyle w:val="TM1"/>
        <w:tabs>
          <w:tab w:val="left" w:pos="440"/>
          <w:tab w:val="right" w:leader="dot" w:pos="9062"/>
        </w:tabs>
        <w:rPr>
          <w:rFonts w:eastAsiaTheme="minorEastAsia"/>
          <w:b w:val="0"/>
          <w:bCs w:val="0"/>
          <w:caps w:val="0"/>
          <w:noProof/>
          <w:sz w:val="22"/>
          <w:szCs w:val="22"/>
          <w:lang w:eastAsia="fr-FR"/>
        </w:rPr>
      </w:pPr>
      <w:hyperlink w:history="1" w:anchor="_Toc141100194">
        <w:r w:rsidRPr="00567BAF" w:rsidR="00452D1B">
          <w:rPr>
            <w:rStyle w:val="Lienhypertexte"/>
            <w:rFonts w:eastAsia="Times New Roman"/>
            <w:noProof/>
            <w:lang w:eastAsia="fr-FR"/>
          </w:rPr>
          <w:t>7</w:t>
        </w:r>
        <w:r w:rsidR="00452D1B">
          <w:rPr>
            <w:rFonts w:eastAsiaTheme="minorEastAsia"/>
            <w:b w:val="0"/>
            <w:bCs w:val="0"/>
            <w:caps w:val="0"/>
            <w:noProof/>
            <w:sz w:val="22"/>
            <w:szCs w:val="22"/>
            <w:lang w:eastAsia="fr-FR"/>
          </w:rPr>
          <w:tab/>
        </w:r>
        <w:r w:rsidRPr="00567BAF" w:rsidR="00452D1B">
          <w:rPr>
            <w:rStyle w:val="Lienhypertexte"/>
            <w:rFonts w:eastAsia="Times New Roman"/>
            <w:noProof/>
            <w:lang w:eastAsia="fr-FR"/>
          </w:rPr>
          <w:t>Sécurité, qualité, gestion des risques</w:t>
        </w:r>
        <w:r w:rsidR="00452D1B">
          <w:rPr>
            <w:noProof/>
            <w:webHidden/>
          </w:rPr>
          <w:tab/>
        </w:r>
        <w:r w:rsidR="00452D1B">
          <w:rPr>
            <w:noProof/>
            <w:webHidden/>
          </w:rPr>
          <w:fldChar w:fldCharType="begin"/>
        </w:r>
        <w:r w:rsidR="00452D1B">
          <w:rPr>
            <w:noProof/>
            <w:webHidden/>
          </w:rPr>
          <w:instrText xml:space="preserve"> PAGEREF _Toc141100194 \h </w:instrText>
        </w:r>
        <w:r w:rsidR="00452D1B">
          <w:rPr>
            <w:noProof/>
            <w:webHidden/>
          </w:rPr>
        </w:r>
        <w:r w:rsidR="00452D1B">
          <w:rPr>
            <w:noProof/>
            <w:webHidden/>
          </w:rPr>
          <w:fldChar w:fldCharType="separate"/>
        </w:r>
        <w:r w:rsidR="00452D1B">
          <w:rPr>
            <w:noProof/>
            <w:webHidden/>
          </w:rPr>
          <w:t>10</w:t>
        </w:r>
        <w:r w:rsidR="00452D1B">
          <w:rPr>
            <w:noProof/>
            <w:webHidden/>
          </w:rPr>
          <w:fldChar w:fldCharType="end"/>
        </w:r>
      </w:hyperlink>
    </w:p>
    <w:p w:rsidR="00452D1B" w:rsidRDefault="003E6308" w14:paraId="10142A8F" w14:textId="0CA6552E">
      <w:pPr>
        <w:pStyle w:val="TM2"/>
        <w:tabs>
          <w:tab w:val="left" w:pos="880"/>
          <w:tab w:val="right" w:leader="dot" w:pos="9062"/>
        </w:tabs>
        <w:rPr>
          <w:rFonts w:eastAsiaTheme="minorEastAsia"/>
          <w:smallCaps w:val="0"/>
          <w:noProof/>
          <w:sz w:val="22"/>
          <w:szCs w:val="22"/>
          <w:lang w:eastAsia="fr-FR"/>
        </w:rPr>
      </w:pPr>
      <w:hyperlink w:history="1" w:anchor="_Toc141100195">
        <w:r w:rsidRPr="00567BAF" w:rsidR="00452D1B">
          <w:rPr>
            <w:rStyle w:val="Lienhypertexte"/>
            <w:noProof/>
            <w:lang w:eastAsia="fr-FR"/>
          </w:rPr>
          <w:t>7.1</w:t>
        </w:r>
        <w:r w:rsidR="00452D1B">
          <w:rPr>
            <w:rFonts w:eastAsiaTheme="minorEastAsia"/>
            <w:smallCaps w:val="0"/>
            <w:noProof/>
            <w:sz w:val="22"/>
            <w:szCs w:val="22"/>
            <w:lang w:eastAsia="fr-FR"/>
          </w:rPr>
          <w:tab/>
        </w:r>
        <w:r w:rsidRPr="00567BAF" w:rsidR="00452D1B">
          <w:rPr>
            <w:rStyle w:val="Lienhypertexte"/>
            <w:noProof/>
            <w:lang w:eastAsia="fr-FR"/>
          </w:rPr>
          <w:t>Sécurité</w:t>
        </w:r>
        <w:r w:rsidR="00452D1B">
          <w:rPr>
            <w:noProof/>
            <w:webHidden/>
          </w:rPr>
          <w:tab/>
        </w:r>
        <w:r w:rsidR="00452D1B">
          <w:rPr>
            <w:noProof/>
            <w:webHidden/>
          </w:rPr>
          <w:fldChar w:fldCharType="begin"/>
        </w:r>
        <w:r w:rsidR="00452D1B">
          <w:rPr>
            <w:noProof/>
            <w:webHidden/>
          </w:rPr>
          <w:instrText xml:space="preserve"> PAGEREF _Toc141100195 \h </w:instrText>
        </w:r>
        <w:r w:rsidR="00452D1B">
          <w:rPr>
            <w:noProof/>
            <w:webHidden/>
          </w:rPr>
        </w:r>
        <w:r w:rsidR="00452D1B">
          <w:rPr>
            <w:noProof/>
            <w:webHidden/>
          </w:rPr>
          <w:fldChar w:fldCharType="separate"/>
        </w:r>
        <w:r w:rsidR="00452D1B">
          <w:rPr>
            <w:noProof/>
            <w:webHidden/>
          </w:rPr>
          <w:t>10</w:t>
        </w:r>
        <w:r w:rsidR="00452D1B">
          <w:rPr>
            <w:noProof/>
            <w:webHidden/>
          </w:rPr>
          <w:fldChar w:fldCharType="end"/>
        </w:r>
      </w:hyperlink>
    </w:p>
    <w:p w:rsidR="00452D1B" w:rsidRDefault="003E6308" w14:paraId="70B16EE3" w14:textId="21219AE2">
      <w:pPr>
        <w:pStyle w:val="TM2"/>
        <w:tabs>
          <w:tab w:val="left" w:pos="880"/>
          <w:tab w:val="right" w:leader="dot" w:pos="9062"/>
        </w:tabs>
        <w:rPr>
          <w:rFonts w:eastAsiaTheme="minorEastAsia"/>
          <w:smallCaps w:val="0"/>
          <w:noProof/>
          <w:sz w:val="22"/>
          <w:szCs w:val="22"/>
          <w:lang w:eastAsia="fr-FR"/>
        </w:rPr>
      </w:pPr>
      <w:hyperlink w:history="1" w:anchor="_Toc141100196">
        <w:r w:rsidRPr="00567BAF" w:rsidR="00452D1B">
          <w:rPr>
            <w:rStyle w:val="Lienhypertexte"/>
            <w:noProof/>
            <w:lang w:eastAsia="fr-FR"/>
          </w:rPr>
          <w:t>7.2</w:t>
        </w:r>
        <w:r w:rsidR="00452D1B">
          <w:rPr>
            <w:rFonts w:eastAsiaTheme="minorEastAsia"/>
            <w:smallCaps w:val="0"/>
            <w:noProof/>
            <w:sz w:val="22"/>
            <w:szCs w:val="22"/>
            <w:lang w:eastAsia="fr-FR"/>
          </w:rPr>
          <w:tab/>
        </w:r>
        <w:r w:rsidRPr="00567BAF" w:rsidR="00452D1B">
          <w:rPr>
            <w:rStyle w:val="Lienhypertexte"/>
            <w:noProof/>
            <w:lang w:eastAsia="fr-FR"/>
          </w:rPr>
          <w:t>Gestion documentaire interne</w:t>
        </w:r>
        <w:r w:rsidR="00452D1B">
          <w:rPr>
            <w:noProof/>
            <w:webHidden/>
          </w:rPr>
          <w:tab/>
        </w:r>
        <w:r w:rsidR="00452D1B">
          <w:rPr>
            <w:noProof/>
            <w:webHidden/>
          </w:rPr>
          <w:fldChar w:fldCharType="begin"/>
        </w:r>
        <w:r w:rsidR="00452D1B">
          <w:rPr>
            <w:noProof/>
            <w:webHidden/>
          </w:rPr>
          <w:instrText xml:space="preserve"> PAGEREF _Toc141100196 \h </w:instrText>
        </w:r>
        <w:r w:rsidR="00452D1B">
          <w:rPr>
            <w:noProof/>
            <w:webHidden/>
          </w:rPr>
        </w:r>
        <w:r w:rsidR="00452D1B">
          <w:rPr>
            <w:noProof/>
            <w:webHidden/>
          </w:rPr>
          <w:fldChar w:fldCharType="separate"/>
        </w:r>
        <w:r w:rsidR="00452D1B">
          <w:rPr>
            <w:noProof/>
            <w:webHidden/>
          </w:rPr>
          <w:t>11</w:t>
        </w:r>
        <w:r w:rsidR="00452D1B">
          <w:rPr>
            <w:noProof/>
            <w:webHidden/>
          </w:rPr>
          <w:fldChar w:fldCharType="end"/>
        </w:r>
      </w:hyperlink>
    </w:p>
    <w:p w:rsidR="00452D1B" w:rsidRDefault="003E6308" w14:paraId="61F7EA7B" w14:textId="04D42ED8">
      <w:pPr>
        <w:pStyle w:val="TM2"/>
        <w:tabs>
          <w:tab w:val="left" w:pos="880"/>
          <w:tab w:val="right" w:leader="dot" w:pos="9062"/>
        </w:tabs>
        <w:rPr>
          <w:rFonts w:eastAsiaTheme="minorEastAsia"/>
          <w:smallCaps w:val="0"/>
          <w:noProof/>
          <w:sz w:val="22"/>
          <w:szCs w:val="22"/>
          <w:lang w:eastAsia="fr-FR"/>
        </w:rPr>
      </w:pPr>
      <w:hyperlink w:history="1" w:anchor="_Toc141100197">
        <w:r w:rsidRPr="00567BAF" w:rsidR="00452D1B">
          <w:rPr>
            <w:rStyle w:val="Lienhypertexte"/>
            <w:rFonts w:eastAsia="Times New Roman"/>
            <w:noProof/>
            <w:lang w:eastAsia="fr-FR"/>
          </w:rPr>
          <w:t>7.3</w:t>
        </w:r>
        <w:r w:rsidR="00452D1B">
          <w:rPr>
            <w:rFonts w:eastAsiaTheme="minorEastAsia"/>
            <w:smallCaps w:val="0"/>
            <w:noProof/>
            <w:sz w:val="22"/>
            <w:szCs w:val="22"/>
            <w:lang w:eastAsia="fr-FR"/>
          </w:rPr>
          <w:tab/>
        </w:r>
        <w:r w:rsidRPr="00567BAF" w:rsidR="00452D1B">
          <w:rPr>
            <w:rStyle w:val="Lienhypertexte"/>
            <w:rFonts w:eastAsia="Times New Roman"/>
            <w:noProof/>
            <w:lang w:eastAsia="fr-FR"/>
          </w:rPr>
          <w:t>Traçabilité</w:t>
        </w:r>
        <w:r w:rsidR="00452D1B">
          <w:rPr>
            <w:noProof/>
            <w:webHidden/>
          </w:rPr>
          <w:tab/>
        </w:r>
        <w:r w:rsidR="00452D1B">
          <w:rPr>
            <w:noProof/>
            <w:webHidden/>
          </w:rPr>
          <w:fldChar w:fldCharType="begin"/>
        </w:r>
        <w:r w:rsidR="00452D1B">
          <w:rPr>
            <w:noProof/>
            <w:webHidden/>
          </w:rPr>
          <w:instrText xml:space="preserve"> PAGEREF _Toc141100197 \h </w:instrText>
        </w:r>
        <w:r w:rsidR="00452D1B">
          <w:rPr>
            <w:noProof/>
            <w:webHidden/>
          </w:rPr>
        </w:r>
        <w:r w:rsidR="00452D1B">
          <w:rPr>
            <w:noProof/>
            <w:webHidden/>
          </w:rPr>
          <w:fldChar w:fldCharType="separate"/>
        </w:r>
        <w:r w:rsidR="00452D1B">
          <w:rPr>
            <w:noProof/>
            <w:webHidden/>
          </w:rPr>
          <w:t>12</w:t>
        </w:r>
        <w:r w:rsidR="00452D1B">
          <w:rPr>
            <w:noProof/>
            <w:webHidden/>
          </w:rPr>
          <w:fldChar w:fldCharType="end"/>
        </w:r>
      </w:hyperlink>
    </w:p>
    <w:p w:rsidR="00452D1B" w:rsidRDefault="003E6308" w14:paraId="7EEB5FCC" w14:textId="3598B3F6">
      <w:pPr>
        <w:pStyle w:val="TM2"/>
        <w:tabs>
          <w:tab w:val="left" w:pos="880"/>
          <w:tab w:val="right" w:leader="dot" w:pos="9062"/>
        </w:tabs>
        <w:rPr>
          <w:rFonts w:eastAsiaTheme="minorEastAsia"/>
          <w:smallCaps w:val="0"/>
          <w:noProof/>
          <w:sz w:val="22"/>
          <w:szCs w:val="22"/>
          <w:lang w:eastAsia="fr-FR"/>
        </w:rPr>
      </w:pPr>
      <w:hyperlink w:history="1" w:anchor="_Toc141100198">
        <w:r w:rsidRPr="00567BAF" w:rsidR="00452D1B">
          <w:rPr>
            <w:rStyle w:val="Lienhypertexte"/>
            <w:noProof/>
            <w:lang w:eastAsia="fr-FR"/>
          </w:rPr>
          <w:t>7.4</w:t>
        </w:r>
        <w:r w:rsidR="00452D1B">
          <w:rPr>
            <w:rFonts w:eastAsiaTheme="minorEastAsia"/>
            <w:smallCaps w:val="0"/>
            <w:noProof/>
            <w:sz w:val="22"/>
            <w:szCs w:val="22"/>
            <w:lang w:eastAsia="fr-FR"/>
          </w:rPr>
          <w:tab/>
        </w:r>
        <w:r w:rsidRPr="00567BAF" w:rsidR="00452D1B">
          <w:rPr>
            <w:rStyle w:val="Lienhypertexte"/>
            <w:noProof/>
            <w:lang w:eastAsia="fr-FR"/>
          </w:rPr>
          <w:t>Gestion des incidents</w:t>
        </w:r>
        <w:r w:rsidR="00452D1B">
          <w:rPr>
            <w:noProof/>
            <w:webHidden/>
          </w:rPr>
          <w:tab/>
        </w:r>
        <w:r w:rsidR="00452D1B">
          <w:rPr>
            <w:noProof/>
            <w:webHidden/>
          </w:rPr>
          <w:fldChar w:fldCharType="begin"/>
        </w:r>
        <w:r w:rsidR="00452D1B">
          <w:rPr>
            <w:noProof/>
            <w:webHidden/>
          </w:rPr>
          <w:instrText xml:space="preserve"> PAGEREF _Toc141100198 \h </w:instrText>
        </w:r>
        <w:r w:rsidR="00452D1B">
          <w:rPr>
            <w:noProof/>
            <w:webHidden/>
          </w:rPr>
        </w:r>
        <w:r w:rsidR="00452D1B">
          <w:rPr>
            <w:noProof/>
            <w:webHidden/>
          </w:rPr>
          <w:fldChar w:fldCharType="separate"/>
        </w:r>
        <w:r w:rsidR="00452D1B">
          <w:rPr>
            <w:noProof/>
            <w:webHidden/>
          </w:rPr>
          <w:t>13</w:t>
        </w:r>
        <w:r w:rsidR="00452D1B">
          <w:rPr>
            <w:noProof/>
            <w:webHidden/>
          </w:rPr>
          <w:fldChar w:fldCharType="end"/>
        </w:r>
      </w:hyperlink>
    </w:p>
    <w:p w:rsidR="00452D1B" w:rsidRDefault="003E6308" w14:paraId="26C723A0" w14:textId="2F8FAD68">
      <w:pPr>
        <w:pStyle w:val="TM1"/>
        <w:tabs>
          <w:tab w:val="left" w:pos="440"/>
          <w:tab w:val="right" w:leader="dot" w:pos="9062"/>
        </w:tabs>
        <w:rPr>
          <w:rFonts w:eastAsiaTheme="minorEastAsia"/>
          <w:b w:val="0"/>
          <w:bCs w:val="0"/>
          <w:caps w:val="0"/>
          <w:noProof/>
          <w:sz w:val="22"/>
          <w:szCs w:val="22"/>
          <w:lang w:eastAsia="fr-FR"/>
        </w:rPr>
      </w:pPr>
      <w:hyperlink w:history="1" w:anchor="_Toc141100199">
        <w:r w:rsidRPr="00567BAF" w:rsidR="00452D1B">
          <w:rPr>
            <w:rStyle w:val="Lienhypertexte"/>
            <w:noProof/>
            <w:lang w:eastAsia="fr-FR"/>
          </w:rPr>
          <w:t>8</w:t>
        </w:r>
        <w:r w:rsidR="00452D1B">
          <w:rPr>
            <w:rFonts w:eastAsiaTheme="minorEastAsia"/>
            <w:b w:val="0"/>
            <w:bCs w:val="0"/>
            <w:caps w:val="0"/>
            <w:noProof/>
            <w:sz w:val="22"/>
            <w:szCs w:val="22"/>
            <w:lang w:eastAsia="fr-FR"/>
          </w:rPr>
          <w:tab/>
        </w:r>
        <w:r w:rsidRPr="00567BAF" w:rsidR="00452D1B">
          <w:rPr>
            <w:rStyle w:val="Lienhypertexte"/>
            <w:noProof/>
            <w:lang w:eastAsia="fr-FR"/>
          </w:rPr>
          <w:t>Ressources</w:t>
        </w:r>
        <w:r w:rsidR="00452D1B">
          <w:rPr>
            <w:noProof/>
            <w:webHidden/>
          </w:rPr>
          <w:tab/>
        </w:r>
        <w:r w:rsidR="00452D1B">
          <w:rPr>
            <w:noProof/>
            <w:webHidden/>
          </w:rPr>
          <w:fldChar w:fldCharType="begin"/>
        </w:r>
        <w:r w:rsidR="00452D1B">
          <w:rPr>
            <w:noProof/>
            <w:webHidden/>
          </w:rPr>
          <w:instrText xml:space="preserve"> PAGEREF _Toc141100199 \h </w:instrText>
        </w:r>
        <w:r w:rsidR="00452D1B">
          <w:rPr>
            <w:noProof/>
            <w:webHidden/>
          </w:rPr>
        </w:r>
        <w:r w:rsidR="00452D1B">
          <w:rPr>
            <w:noProof/>
            <w:webHidden/>
          </w:rPr>
          <w:fldChar w:fldCharType="separate"/>
        </w:r>
        <w:r w:rsidR="00452D1B">
          <w:rPr>
            <w:noProof/>
            <w:webHidden/>
          </w:rPr>
          <w:t>13</w:t>
        </w:r>
        <w:r w:rsidR="00452D1B">
          <w:rPr>
            <w:noProof/>
            <w:webHidden/>
          </w:rPr>
          <w:fldChar w:fldCharType="end"/>
        </w:r>
      </w:hyperlink>
    </w:p>
    <w:p w:rsidR="00452D1B" w:rsidRDefault="003E6308" w14:paraId="40AE772F" w14:textId="69CD1263">
      <w:pPr>
        <w:pStyle w:val="TM2"/>
        <w:tabs>
          <w:tab w:val="left" w:pos="880"/>
          <w:tab w:val="right" w:leader="dot" w:pos="9062"/>
        </w:tabs>
        <w:rPr>
          <w:rFonts w:eastAsiaTheme="minorEastAsia"/>
          <w:smallCaps w:val="0"/>
          <w:noProof/>
          <w:sz w:val="22"/>
          <w:szCs w:val="22"/>
          <w:lang w:eastAsia="fr-FR"/>
        </w:rPr>
      </w:pPr>
      <w:hyperlink w:history="1" w:anchor="_Toc141100200">
        <w:r w:rsidRPr="00567BAF" w:rsidR="00452D1B">
          <w:rPr>
            <w:rStyle w:val="Lienhypertexte"/>
            <w:noProof/>
            <w:lang w:eastAsia="fr-FR"/>
          </w:rPr>
          <w:t>8.1</w:t>
        </w:r>
        <w:r w:rsidR="00452D1B">
          <w:rPr>
            <w:rFonts w:eastAsiaTheme="minorEastAsia"/>
            <w:smallCaps w:val="0"/>
            <w:noProof/>
            <w:sz w:val="22"/>
            <w:szCs w:val="22"/>
            <w:lang w:eastAsia="fr-FR"/>
          </w:rPr>
          <w:tab/>
        </w:r>
        <w:r w:rsidRPr="00567BAF" w:rsidR="00452D1B">
          <w:rPr>
            <w:rStyle w:val="Lienhypertexte"/>
            <w:noProof/>
            <w:lang w:eastAsia="fr-FR"/>
          </w:rPr>
          <w:t>Ressources humaines</w:t>
        </w:r>
        <w:r w:rsidR="00452D1B">
          <w:rPr>
            <w:noProof/>
            <w:webHidden/>
          </w:rPr>
          <w:tab/>
        </w:r>
        <w:r w:rsidR="00452D1B">
          <w:rPr>
            <w:noProof/>
            <w:webHidden/>
          </w:rPr>
          <w:fldChar w:fldCharType="begin"/>
        </w:r>
        <w:r w:rsidR="00452D1B">
          <w:rPr>
            <w:noProof/>
            <w:webHidden/>
          </w:rPr>
          <w:instrText xml:space="preserve"> PAGEREF _Toc141100200 \h </w:instrText>
        </w:r>
        <w:r w:rsidR="00452D1B">
          <w:rPr>
            <w:noProof/>
            <w:webHidden/>
          </w:rPr>
        </w:r>
        <w:r w:rsidR="00452D1B">
          <w:rPr>
            <w:noProof/>
            <w:webHidden/>
          </w:rPr>
          <w:fldChar w:fldCharType="separate"/>
        </w:r>
        <w:r w:rsidR="00452D1B">
          <w:rPr>
            <w:noProof/>
            <w:webHidden/>
          </w:rPr>
          <w:t>13</w:t>
        </w:r>
        <w:r w:rsidR="00452D1B">
          <w:rPr>
            <w:noProof/>
            <w:webHidden/>
          </w:rPr>
          <w:fldChar w:fldCharType="end"/>
        </w:r>
      </w:hyperlink>
    </w:p>
    <w:p w:rsidR="00452D1B" w:rsidRDefault="003E6308" w14:paraId="001F198C" w14:textId="47F30AF6">
      <w:pPr>
        <w:pStyle w:val="TM2"/>
        <w:tabs>
          <w:tab w:val="left" w:pos="880"/>
          <w:tab w:val="right" w:leader="dot" w:pos="9062"/>
        </w:tabs>
        <w:rPr>
          <w:rFonts w:eastAsiaTheme="minorEastAsia"/>
          <w:smallCaps w:val="0"/>
          <w:noProof/>
          <w:sz w:val="22"/>
          <w:szCs w:val="22"/>
          <w:lang w:eastAsia="fr-FR"/>
        </w:rPr>
      </w:pPr>
      <w:hyperlink w:history="1" w:anchor="_Toc141100201">
        <w:r w:rsidRPr="00567BAF" w:rsidR="00452D1B">
          <w:rPr>
            <w:rStyle w:val="Lienhypertexte"/>
            <w:noProof/>
            <w:lang w:eastAsia="fr-FR"/>
          </w:rPr>
          <w:t>8.2</w:t>
        </w:r>
        <w:r w:rsidR="00452D1B">
          <w:rPr>
            <w:rFonts w:eastAsiaTheme="minorEastAsia"/>
            <w:smallCaps w:val="0"/>
            <w:noProof/>
            <w:sz w:val="22"/>
            <w:szCs w:val="22"/>
            <w:lang w:eastAsia="fr-FR"/>
          </w:rPr>
          <w:tab/>
        </w:r>
        <w:r w:rsidRPr="00567BAF" w:rsidR="00452D1B">
          <w:rPr>
            <w:rStyle w:val="Lienhypertexte"/>
            <w:noProof/>
            <w:lang w:eastAsia="fr-FR"/>
          </w:rPr>
          <w:t>Ressources informatiques</w:t>
        </w:r>
        <w:r w:rsidR="00452D1B">
          <w:rPr>
            <w:noProof/>
            <w:webHidden/>
          </w:rPr>
          <w:tab/>
        </w:r>
        <w:r w:rsidR="00452D1B">
          <w:rPr>
            <w:noProof/>
            <w:webHidden/>
          </w:rPr>
          <w:fldChar w:fldCharType="begin"/>
        </w:r>
        <w:r w:rsidR="00452D1B">
          <w:rPr>
            <w:noProof/>
            <w:webHidden/>
          </w:rPr>
          <w:instrText xml:space="preserve"> PAGEREF _Toc141100201 \h </w:instrText>
        </w:r>
        <w:r w:rsidR="00452D1B">
          <w:rPr>
            <w:noProof/>
            <w:webHidden/>
          </w:rPr>
        </w:r>
        <w:r w:rsidR="00452D1B">
          <w:rPr>
            <w:noProof/>
            <w:webHidden/>
          </w:rPr>
          <w:fldChar w:fldCharType="separate"/>
        </w:r>
        <w:r w:rsidR="00452D1B">
          <w:rPr>
            <w:noProof/>
            <w:webHidden/>
          </w:rPr>
          <w:t>14</w:t>
        </w:r>
        <w:r w:rsidR="00452D1B">
          <w:rPr>
            <w:noProof/>
            <w:webHidden/>
          </w:rPr>
          <w:fldChar w:fldCharType="end"/>
        </w:r>
      </w:hyperlink>
    </w:p>
    <w:p w:rsidR="00452D1B" w:rsidRDefault="003E6308" w14:paraId="4423D0AC" w14:textId="30CC9F96">
      <w:pPr>
        <w:pStyle w:val="TM2"/>
        <w:tabs>
          <w:tab w:val="left" w:pos="880"/>
          <w:tab w:val="right" w:leader="dot" w:pos="9062"/>
        </w:tabs>
        <w:rPr>
          <w:rFonts w:eastAsiaTheme="minorEastAsia"/>
          <w:smallCaps w:val="0"/>
          <w:noProof/>
          <w:sz w:val="22"/>
          <w:szCs w:val="22"/>
          <w:lang w:eastAsia="fr-FR"/>
        </w:rPr>
      </w:pPr>
      <w:hyperlink w:history="1" w:anchor="_Toc141100202">
        <w:r w:rsidRPr="00567BAF" w:rsidR="00452D1B">
          <w:rPr>
            <w:rStyle w:val="Lienhypertexte"/>
            <w:noProof/>
            <w:lang w:eastAsia="fr-FR"/>
          </w:rPr>
          <w:t>8.3</w:t>
        </w:r>
        <w:r w:rsidR="00452D1B">
          <w:rPr>
            <w:rFonts w:eastAsiaTheme="minorEastAsia"/>
            <w:smallCaps w:val="0"/>
            <w:noProof/>
            <w:sz w:val="22"/>
            <w:szCs w:val="22"/>
            <w:lang w:eastAsia="fr-FR"/>
          </w:rPr>
          <w:tab/>
        </w:r>
        <w:r w:rsidRPr="00567BAF" w:rsidR="00452D1B">
          <w:rPr>
            <w:rStyle w:val="Lienhypertexte"/>
            <w:noProof/>
            <w:lang w:eastAsia="fr-FR"/>
          </w:rPr>
          <w:t>Demande de nouveaux moyens</w:t>
        </w:r>
        <w:r w:rsidR="00452D1B">
          <w:rPr>
            <w:noProof/>
            <w:webHidden/>
          </w:rPr>
          <w:tab/>
        </w:r>
        <w:r w:rsidR="00452D1B">
          <w:rPr>
            <w:noProof/>
            <w:webHidden/>
          </w:rPr>
          <w:fldChar w:fldCharType="begin"/>
        </w:r>
        <w:r w:rsidR="00452D1B">
          <w:rPr>
            <w:noProof/>
            <w:webHidden/>
          </w:rPr>
          <w:instrText xml:space="preserve"> PAGEREF _Toc141100202 \h </w:instrText>
        </w:r>
        <w:r w:rsidR="00452D1B">
          <w:rPr>
            <w:noProof/>
            <w:webHidden/>
          </w:rPr>
        </w:r>
        <w:r w:rsidR="00452D1B">
          <w:rPr>
            <w:noProof/>
            <w:webHidden/>
          </w:rPr>
          <w:fldChar w:fldCharType="separate"/>
        </w:r>
        <w:r w:rsidR="00452D1B">
          <w:rPr>
            <w:noProof/>
            <w:webHidden/>
          </w:rPr>
          <w:t>14</w:t>
        </w:r>
        <w:r w:rsidR="00452D1B">
          <w:rPr>
            <w:noProof/>
            <w:webHidden/>
          </w:rPr>
          <w:fldChar w:fldCharType="end"/>
        </w:r>
      </w:hyperlink>
    </w:p>
    <w:p w:rsidR="00452D1B" w:rsidRDefault="003E6308" w14:paraId="2D0934E6" w14:textId="5BE1D6E2">
      <w:pPr>
        <w:pStyle w:val="TM2"/>
        <w:tabs>
          <w:tab w:val="left" w:pos="880"/>
          <w:tab w:val="right" w:leader="dot" w:pos="9062"/>
        </w:tabs>
        <w:rPr>
          <w:rFonts w:eastAsiaTheme="minorEastAsia"/>
          <w:smallCaps w:val="0"/>
          <w:noProof/>
          <w:sz w:val="22"/>
          <w:szCs w:val="22"/>
          <w:lang w:eastAsia="fr-FR"/>
        </w:rPr>
      </w:pPr>
      <w:hyperlink w:history="1" w:anchor="_Toc141100203">
        <w:r w:rsidRPr="00567BAF" w:rsidR="00452D1B">
          <w:rPr>
            <w:rStyle w:val="Lienhypertexte"/>
            <w:noProof/>
            <w:lang w:eastAsia="fr-FR"/>
          </w:rPr>
          <w:t>8.4</w:t>
        </w:r>
        <w:r w:rsidR="00452D1B">
          <w:rPr>
            <w:rFonts w:eastAsiaTheme="minorEastAsia"/>
            <w:smallCaps w:val="0"/>
            <w:noProof/>
            <w:sz w:val="22"/>
            <w:szCs w:val="22"/>
            <w:lang w:eastAsia="fr-FR"/>
          </w:rPr>
          <w:tab/>
        </w:r>
        <w:r w:rsidRPr="00567BAF" w:rsidR="00452D1B">
          <w:rPr>
            <w:rStyle w:val="Lienhypertexte"/>
            <w:noProof/>
            <w:lang w:eastAsia="fr-FR"/>
          </w:rPr>
          <w:t>Suivi des affectations d’équipement</w:t>
        </w:r>
        <w:r w:rsidR="00452D1B">
          <w:rPr>
            <w:noProof/>
            <w:webHidden/>
          </w:rPr>
          <w:tab/>
        </w:r>
        <w:r w:rsidR="00452D1B">
          <w:rPr>
            <w:noProof/>
            <w:webHidden/>
          </w:rPr>
          <w:fldChar w:fldCharType="begin"/>
        </w:r>
        <w:r w:rsidR="00452D1B">
          <w:rPr>
            <w:noProof/>
            <w:webHidden/>
          </w:rPr>
          <w:instrText xml:space="preserve"> PAGEREF _Toc141100203 \h </w:instrText>
        </w:r>
        <w:r w:rsidR="00452D1B">
          <w:rPr>
            <w:noProof/>
            <w:webHidden/>
          </w:rPr>
        </w:r>
        <w:r w:rsidR="00452D1B">
          <w:rPr>
            <w:noProof/>
            <w:webHidden/>
          </w:rPr>
          <w:fldChar w:fldCharType="separate"/>
        </w:r>
        <w:r w:rsidR="00452D1B">
          <w:rPr>
            <w:noProof/>
            <w:webHidden/>
          </w:rPr>
          <w:t>16</w:t>
        </w:r>
        <w:r w:rsidR="00452D1B">
          <w:rPr>
            <w:noProof/>
            <w:webHidden/>
          </w:rPr>
          <w:fldChar w:fldCharType="end"/>
        </w:r>
      </w:hyperlink>
    </w:p>
    <w:p w:rsidR="00452D1B" w:rsidRDefault="003E6308" w14:paraId="553F1852" w14:textId="43E1A6A3">
      <w:pPr>
        <w:pStyle w:val="TM1"/>
        <w:tabs>
          <w:tab w:val="left" w:pos="440"/>
          <w:tab w:val="right" w:leader="dot" w:pos="9062"/>
        </w:tabs>
        <w:rPr>
          <w:rFonts w:eastAsiaTheme="minorEastAsia"/>
          <w:b w:val="0"/>
          <w:bCs w:val="0"/>
          <w:caps w:val="0"/>
          <w:noProof/>
          <w:sz w:val="22"/>
          <w:szCs w:val="22"/>
          <w:lang w:eastAsia="fr-FR"/>
        </w:rPr>
      </w:pPr>
      <w:hyperlink w:history="1" w:anchor="_Toc141100204">
        <w:r w:rsidRPr="00567BAF" w:rsidR="00452D1B">
          <w:rPr>
            <w:rStyle w:val="Lienhypertexte"/>
            <w:noProof/>
            <w:lang w:eastAsia="fr-FR"/>
          </w:rPr>
          <w:t>9</w:t>
        </w:r>
        <w:r w:rsidR="00452D1B">
          <w:rPr>
            <w:rFonts w:eastAsiaTheme="minorEastAsia"/>
            <w:b w:val="0"/>
            <w:bCs w:val="0"/>
            <w:caps w:val="0"/>
            <w:noProof/>
            <w:sz w:val="22"/>
            <w:szCs w:val="22"/>
            <w:lang w:eastAsia="fr-FR"/>
          </w:rPr>
          <w:tab/>
        </w:r>
        <w:r w:rsidRPr="00567BAF" w:rsidR="00452D1B">
          <w:rPr>
            <w:rStyle w:val="Lienhypertexte"/>
            <w:noProof/>
            <w:lang w:eastAsia="fr-FR"/>
          </w:rPr>
          <w:t>Exploitation</w:t>
        </w:r>
        <w:r w:rsidR="00452D1B">
          <w:rPr>
            <w:noProof/>
            <w:webHidden/>
          </w:rPr>
          <w:tab/>
        </w:r>
        <w:r w:rsidR="00452D1B">
          <w:rPr>
            <w:noProof/>
            <w:webHidden/>
          </w:rPr>
          <w:fldChar w:fldCharType="begin"/>
        </w:r>
        <w:r w:rsidR="00452D1B">
          <w:rPr>
            <w:noProof/>
            <w:webHidden/>
          </w:rPr>
          <w:instrText xml:space="preserve"> PAGEREF _Toc141100204 \h </w:instrText>
        </w:r>
        <w:r w:rsidR="00452D1B">
          <w:rPr>
            <w:noProof/>
            <w:webHidden/>
          </w:rPr>
        </w:r>
        <w:r w:rsidR="00452D1B">
          <w:rPr>
            <w:noProof/>
            <w:webHidden/>
          </w:rPr>
          <w:fldChar w:fldCharType="separate"/>
        </w:r>
        <w:r w:rsidR="00452D1B">
          <w:rPr>
            <w:noProof/>
            <w:webHidden/>
          </w:rPr>
          <w:t>16</w:t>
        </w:r>
        <w:r w:rsidR="00452D1B">
          <w:rPr>
            <w:noProof/>
            <w:webHidden/>
          </w:rPr>
          <w:fldChar w:fldCharType="end"/>
        </w:r>
      </w:hyperlink>
    </w:p>
    <w:p w:rsidR="004F7A0A" w:rsidP="4D21D88E" w:rsidRDefault="00452D1B" w14:paraId="1BC80AD9" w14:textId="5237C6E4">
      <w:pPr>
        <w:rPr>
          <w:color w:val="808080" w:themeColor="background1" w:themeShade="80"/>
        </w:rPr>
      </w:pPr>
      <w:r>
        <w:rPr>
          <w:color w:val="808080" w:themeColor="background1" w:themeShade="80"/>
        </w:rPr>
        <w:fldChar w:fldCharType="end"/>
      </w:r>
    </w:p>
    <w:p w:rsidRPr="00E927B2" w:rsidR="00A078C0" w:rsidP="4D21D88E" w:rsidRDefault="00E927B2" w14:paraId="755360F1" w14:textId="0A249496">
      <w:pPr>
        <w:spacing w:after="240"/>
      </w:pPr>
      <w:r>
        <w:br w:type="page"/>
      </w:r>
    </w:p>
    <w:p w:rsidRPr="008728F9" w:rsidR="008728F9" w:rsidP="00C56DE9" w:rsidRDefault="00E927B2" w14:paraId="45C62F47" w14:textId="218B496E">
      <w:pPr>
        <w:pStyle w:val="Titre1"/>
      </w:pPr>
      <w:bookmarkStart w:name="_Toc1138606945" w:id="0"/>
      <w:bookmarkStart w:name="_Toc141100174" w:id="1"/>
      <w:r>
        <w:t>Objet</w:t>
      </w:r>
      <w:bookmarkEnd w:id="0"/>
      <w:bookmarkEnd w:id="1"/>
      <w:r>
        <w:t xml:space="preserve"> </w:t>
      </w:r>
    </w:p>
    <w:p w:rsidRPr="00E927B2" w:rsidR="008728F9" w:rsidP="008728F9" w:rsidRDefault="008728F9" w14:paraId="18A9329D" w14:textId="2296AF48">
      <w:r>
        <w:t>Ce document vise à définir le fonctionnement et l'organisation de la Direction des Systèmes d'Information et Numérique (DSIN) au sein du Groupement Hospitalier de Territoire (GHT).</w:t>
      </w:r>
    </w:p>
    <w:p w:rsidR="00CB6DDA" w:rsidP="00C56DE9" w:rsidRDefault="00AC0B35" w14:paraId="52598E36" w14:textId="7F84FE84">
      <w:pPr>
        <w:pStyle w:val="Titre1"/>
      </w:pPr>
      <w:bookmarkStart w:name="_Toc1556509582" w:id="2"/>
      <w:bookmarkStart w:name="_Toc141100175" w:id="3"/>
      <w:r>
        <w:t>Domaine d’application</w:t>
      </w:r>
      <w:bookmarkEnd w:id="2"/>
      <w:bookmarkEnd w:id="3"/>
    </w:p>
    <w:p w:rsidR="008728F9" w:rsidP="2F38CD9B" w:rsidRDefault="008728F9" w14:paraId="300CFC72" w14:textId="46A3DA59">
      <w:r w:rsidRPr="008728F9">
        <w:t>Ce document s'applique de manière exhaustive à l'ensemble de la DSIN. Son champ d'application couvre l'ensemble des activités et responsabilités relevant de la Direction des Systèmes d'Information et Numérique au sein du GHT.</w:t>
      </w:r>
    </w:p>
    <w:p w:rsidR="006D4F39" w:rsidP="00C56DE9" w:rsidRDefault="00AE7C75" w14:paraId="2916DBA0" w14:textId="4E41007D">
      <w:pPr>
        <w:pStyle w:val="Titre1"/>
      </w:pPr>
      <w:bookmarkStart w:name="_Toc10165652" w:id="4"/>
      <w:bookmarkStart w:name="_Toc141100176" w:id="5"/>
      <w:r>
        <w:t>Généralité</w:t>
      </w:r>
      <w:bookmarkEnd w:id="4"/>
      <w:bookmarkEnd w:id="5"/>
    </w:p>
    <w:p w:rsidR="00E13D4B" w:rsidP="00C56DE9" w:rsidRDefault="00AE7C75" w14:paraId="16A758AC" w14:textId="2A1BB777">
      <w:pPr>
        <w:pStyle w:val="Titre2"/>
      </w:pPr>
      <w:bookmarkStart w:name="_Toc141397912" w:id="6"/>
      <w:bookmarkStart w:name="_Toc141100177" w:id="7"/>
      <w:r>
        <w:t>Présentation</w:t>
      </w:r>
      <w:bookmarkEnd w:id="6"/>
      <w:bookmarkEnd w:id="7"/>
    </w:p>
    <w:p w:rsidR="00E11D0A" w:rsidP="006D4F39" w:rsidRDefault="00E11D0A" w14:paraId="773E8016" w14:textId="45326F35">
      <w:r w:rsidRPr="00E11D0A">
        <w:t>La direction du système d'information et numérique est organisée en cinq équipes distinctes, chacune ayant des domaines spécifiques d'intervention. Ces équipes mobiles opèrent sur les deux sites du Groupement Hospitalier de Territoire (GHT), à savoir le Centre Hospitalier de Saint-Denis (SD) et le Centre Hospitalier de Gonesse (GO). Voici une brève description de chaque équipe :</w:t>
      </w:r>
    </w:p>
    <w:p w:rsidRPr="00EB303B" w:rsidR="006D4F39" w:rsidP="003570F8" w:rsidRDefault="00E13D4B" w14:paraId="247A87EE" w14:textId="5D99AAF3">
      <w:pPr>
        <w:pStyle w:val="Paragraphedeliste"/>
        <w:numPr>
          <w:ilvl w:val="0"/>
          <w:numId w:val="19"/>
        </w:numPr>
      </w:pPr>
      <w:r w:rsidRPr="00EB303B">
        <w:t>L’équipe p</w:t>
      </w:r>
      <w:r w:rsidRPr="00EB303B" w:rsidR="006D4F39">
        <w:t xml:space="preserve">oste de travail informatique (PTI) </w:t>
      </w:r>
    </w:p>
    <w:p w:rsidRPr="00EB303B" w:rsidR="006D4F39" w:rsidP="003570F8" w:rsidRDefault="00E13D4B" w14:paraId="45908521" w14:textId="64CA4305">
      <w:pPr>
        <w:pStyle w:val="Paragraphedeliste"/>
        <w:numPr>
          <w:ilvl w:val="0"/>
          <w:numId w:val="19"/>
        </w:numPr>
      </w:pPr>
      <w:r w:rsidRPr="00EB303B">
        <w:t>L’équipe i</w:t>
      </w:r>
      <w:r w:rsidRPr="00EB303B" w:rsidR="006D4F39">
        <w:t>nfrastructure </w:t>
      </w:r>
    </w:p>
    <w:p w:rsidRPr="007E6EF7" w:rsidR="006D4F39" w:rsidP="003570F8" w:rsidRDefault="00E13D4B" w14:paraId="1AF67E6F" w14:textId="0EB9BFAE">
      <w:pPr>
        <w:pStyle w:val="Paragraphedeliste"/>
        <w:numPr>
          <w:ilvl w:val="0"/>
          <w:numId w:val="19"/>
        </w:numPr>
      </w:pPr>
      <w:r w:rsidRPr="007E6EF7">
        <w:t>L’équipe d</w:t>
      </w:r>
      <w:r w:rsidRPr="007E6EF7" w:rsidR="006D4F39">
        <w:t xml:space="preserve">ossier patient informatisé </w:t>
      </w:r>
      <w:r w:rsidRPr="007E6EF7">
        <w:t xml:space="preserve">(DPI) </w:t>
      </w:r>
    </w:p>
    <w:p w:rsidRPr="007E6EF7" w:rsidR="006D4F39" w:rsidP="003570F8" w:rsidRDefault="00EB303B" w14:paraId="507D0CA5" w14:textId="448A0430">
      <w:pPr>
        <w:pStyle w:val="Paragraphedeliste"/>
        <w:numPr>
          <w:ilvl w:val="0"/>
          <w:numId w:val="19"/>
        </w:numPr>
      </w:pPr>
      <w:r w:rsidRPr="007E6EF7">
        <w:t xml:space="preserve">L’équipe </w:t>
      </w:r>
      <w:r w:rsidRPr="007E6EF7">
        <w:rPr>
          <w:rStyle w:val="ui-provider"/>
        </w:rPr>
        <w:t>Administratif-Médicotechnique-Interopérabilité</w:t>
      </w:r>
      <w:r w:rsidRPr="007E6EF7" w:rsidR="009E6864">
        <w:t xml:space="preserve"> </w:t>
      </w:r>
      <w:r w:rsidRPr="007E6EF7">
        <w:t>(</w:t>
      </w:r>
      <w:r w:rsidRPr="007E6EF7" w:rsidR="00E13D4B">
        <w:t>A</w:t>
      </w:r>
      <w:r w:rsidRPr="007E6EF7" w:rsidR="006D4F39">
        <w:t>MTI</w:t>
      </w:r>
      <w:r w:rsidRPr="007E6EF7" w:rsidR="00E13D4B">
        <w:t>)</w:t>
      </w:r>
    </w:p>
    <w:p w:rsidRPr="00EB303B" w:rsidR="006D4F39" w:rsidP="003570F8" w:rsidRDefault="00E13D4B" w14:paraId="111710C2" w14:textId="48F8FDD8">
      <w:pPr>
        <w:pStyle w:val="Paragraphedeliste"/>
        <w:numPr>
          <w:ilvl w:val="0"/>
          <w:numId w:val="19"/>
        </w:numPr>
      </w:pPr>
      <w:r w:rsidRPr="00EB303B">
        <w:t>L’équipe transversale</w:t>
      </w:r>
      <w:r w:rsidRPr="00EB303B" w:rsidR="00EB303B">
        <w:t xml:space="preserve"> : </w:t>
      </w:r>
      <w:r w:rsidRPr="008728F9" w:rsidR="008728F9">
        <w:t>Comprend les agents directement rattachés au Directeur des Systèmes d'Information (DSI), les stagiaires, les apprentis et le Responsable de la Sécurité des Systèmes d'Information (RSSI).</w:t>
      </w:r>
    </w:p>
    <w:p w:rsidRPr="00EB303B" w:rsidR="008728F9" w:rsidP="00E13D4B" w:rsidRDefault="008728F9" w14:paraId="114F789D" w14:textId="54963CEA">
      <w:r>
        <w:t>Il est à noter que seule l'équipe</w:t>
      </w:r>
      <w:r w:rsidR="20B2A3A3">
        <w:t xml:space="preserve"> </w:t>
      </w:r>
      <w:r>
        <w:t>PTI dispose de deux équipes dédiées, chacune intervenant sur un site spécifique (SD et GO). Cette segmentation vise à optimiser la gestion du système d'information dans un environnement hospitalier complexe, en tenant compte des spécificités de chaque équipe et des exigences propres à chaque site du GHT.</w:t>
      </w:r>
    </w:p>
    <w:p w:rsidRPr="00DF0CE0" w:rsidR="00717E46" w:rsidP="00C56DE9" w:rsidRDefault="008728F9" w14:paraId="693E67B7" w14:textId="5B879793">
      <w:pPr>
        <w:pStyle w:val="Titre2"/>
      </w:pPr>
      <w:r w:rsidRPr="008728F9">
        <w:t>Organisation des Espaces pour Chaque Équipe</w:t>
      </w:r>
    </w:p>
    <w:p w:rsidR="00DF0CE0" w:rsidP="00717E46" w:rsidRDefault="008728F9" w14:paraId="69FFA41C" w14:textId="77777777">
      <w:pPr>
        <w:rPr>
          <w:lang w:eastAsia="fr-FR"/>
        </w:rPr>
      </w:pPr>
      <w:r w:rsidRPr="008728F9">
        <w:rPr>
          <w:lang w:eastAsia="fr-FR"/>
        </w:rPr>
        <w:t xml:space="preserve">Au sein des deux sites, des espaces dédiés sont réservés à chaque équipe de la Direction des Systèmes d'Information et Numérique (DSIN). </w:t>
      </w:r>
    </w:p>
    <w:p w:rsidR="008728F9" w:rsidP="00717E46" w:rsidRDefault="008728F9" w14:paraId="7A4D2E24" w14:textId="5D873CA0">
      <w:pPr>
        <w:rPr>
          <w:lang w:eastAsia="fr-FR"/>
        </w:rPr>
      </w:pPr>
      <w:r w:rsidRPr="008728F9">
        <w:rPr>
          <w:lang w:eastAsia="fr-FR"/>
        </w:rPr>
        <w:t>En raison de la mobilité du DSIN, les bureaux et postes de travail ne sont pas nominatifs, mais sont attribués à l'ensemble de l'équipe. Afin d'assurer une uniformité dans la configuration des postes de travail, chaque équipe doit retrouver l'ensemble de ses outils dans des conditions équivalentes. Voici l'organisation spatiale pour chaque équipe :</w:t>
      </w:r>
    </w:p>
    <w:p w:rsidRPr="00DF0CE0" w:rsidR="00DF0CE0" w:rsidP="003570F8" w:rsidRDefault="00DF0CE0" w14:paraId="0E7EED1A" w14:textId="59406979">
      <w:pPr>
        <w:pStyle w:val="Paragraphedeliste"/>
        <w:numPr>
          <w:ilvl w:val="0"/>
          <w:numId w:val="20"/>
        </w:numPr>
        <w:rPr>
          <w:b/>
          <w:lang w:eastAsia="fr-FR"/>
        </w:rPr>
      </w:pPr>
      <w:r w:rsidRPr="00DF0CE0">
        <w:rPr>
          <w:b/>
          <w:lang w:eastAsia="fr-FR"/>
        </w:rPr>
        <w:t>Équipe PTI</w:t>
      </w:r>
    </w:p>
    <w:p w:rsidRPr="008728F9" w:rsidR="008728F9" w:rsidP="003570F8" w:rsidRDefault="008728F9" w14:paraId="01057774" w14:textId="77777777">
      <w:pPr>
        <w:pStyle w:val="Paragraphedeliste"/>
        <w:numPr>
          <w:ilvl w:val="0"/>
          <w:numId w:val="21"/>
        </w:numPr>
        <w:rPr>
          <w:lang w:eastAsia="fr-FR"/>
        </w:rPr>
      </w:pPr>
      <w:r w:rsidRPr="00DF0CE0">
        <w:rPr>
          <w:b/>
          <w:lang w:eastAsia="fr-FR"/>
        </w:rPr>
        <w:t>Gonesse :</w:t>
      </w:r>
      <w:r w:rsidRPr="008728F9">
        <w:rPr>
          <w:lang w:eastAsia="fr-FR"/>
        </w:rPr>
        <w:t xml:space="preserve"> Bureau situé face au secrétariat, avec un bureau dédié pour les bancs de test en face du bureau du DSI et une salle de stockage.</w:t>
      </w:r>
    </w:p>
    <w:p w:rsidR="00DF0CE0" w:rsidP="003570F8" w:rsidRDefault="008728F9" w14:paraId="5410DB3D" w14:textId="5159DFE9">
      <w:pPr>
        <w:pStyle w:val="Paragraphedeliste"/>
        <w:numPr>
          <w:ilvl w:val="0"/>
          <w:numId w:val="21"/>
        </w:numPr>
        <w:rPr>
          <w:lang w:eastAsia="fr-FR"/>
        </w:rPr>
      </w:pPr>
      <w:r w:rsidRPr="00DF0CE0">
        <w:rPr>
          <w:b/>
          <w:lang w:eastAsia="fr-FR"/>
        </w:rPr>
        <w:t>St Denis :</w:t>
      </w:r>
      <w:r w:rsidRPr="008728F9">
        <w:rPr>
          <w:lang w:eastAsia="fr-FR"/>
        </w:rPr>
        <w:t xml:space="preserve"> Locaux situés après la porte coupe-feu.</w:t>
      </w:r>
    </w:p>
    <w:p w:rsidR="00DF0CE0" w:rsidP="00DF0CE0" w:rsidRDefault="00DF0CE0" w14:paraId="7FEFC4C8" w14:textId="77777777">
      <w:pPr>
        <w:pStyle w:val="Paragraphedeliste"/>
        <w:ind w:left="502"/>
        <w:rPr>
          <w:lang w:eastAsia="fr-FR"/>
        </w:rPr>
      </w:pPr>
    </w:p>
    <w:p w:rsidRPr="00DF0CE0" w:rsidR="008728F9" w:rsidP="003570F8" w:rsidRDefault="008728F9" w14:paraId="0C190648" w14:textId="5937D8A7">
      <w:pPr>
        <w:pStyle w:val="Paragraphedeliste"/>
        <w:numPr>
          <w:ilvl w:val="0"/>
          <w:numId w:val="20"/>
        </w:numPr>
        <w:rPr>
          <w:b/>
          <w:lang w:eastAsia="fr-FR"/>
        </w:rPr>
      </w:pPr>
      <w:bookmarkStart w:name="_Hlk153438198" w:id="8"/>
      <w:r w:rsidRPr="00DF0CE0">
        <w:rPr>
          <w:b/>
          <w:lang w:eastAsia="fr-FR"/>
        </w:rPr>
        <w:t>É</w:t>
      </w:r>
      <w:bookmarkEnd w:id="8"/>
      <w:r w:rsidRPr="00DF0CE0">
        <w:rPr>
          <w:b/>
          <w:lang w:eastAsia="fr-FR"/>
        </w:rPr>
        <w:t>quipe Infrastructure :</w:t>
      </w:r>
    </w:p>
    <w:p w:rsidRPr="008728F9" w:rsidR="008728F9" w:rsidP="003570F8" w:rsidRDefault="008728F9" w14:paraId="3712AAF5" w14:textId="77777777">
      <w:pPr>
        <w:pStyle w:val="Paragraphedeliste"/>
        <w:numPr>
          <w:ilvl w:val="0"/>
          <w:numId w:val="22"/>
        </w:numPr>
        <w:rPr>
          <w:lang w:eastAsia="fr-FR"/>
        </w:rPr>
      </w:pPr>
      <w:r w:rsidRPr="00DF0CE0">
        <w:rPr>
          <w:b/>
          <w:lang w:eastAsia="fr-FR"/>
        </w:rPr>
        <w:t>Gonesse :</w:t>
      </w:r>
      <w:r w:rsidRPr="008728F9">
        <w:rPr>
          <w:lang w:eastAsia="fr-FR"/>
        </w:rPr>
        <w:t xml:space="preserve"> Bureau à côté des syndicats.</w:t>
      </w:r>
    </w:p>
    <w:p w:rsidR="008728F9" w:rsidP="003570F8" w:rsidRDefault="008728F9" w14:paraId="623558B0" w14:textId="35934E3C">
      <w:pPr>
        <w:pStyle w:val="Paragraphedeliste"/>
        <w:numPr>
          <w:ilvl w:val="0"/>
          <w:numId w:val="22"/>
        </w:numPr>
        <w:rPr>
          <w:lang w:eastAsia="fr-FR"/>
        </w:rPr>
      </w:pPr>
      <w:r w:rsidRPr="00DF0CE0">
        <w:rPr>
          <w:b/>
          <w:lang w:eastAsia="fr-FR"/>
        </w:rPr>
        <w:t>St Denis :</w:t>
      </w:r>
      <w:r w:rsidRPr="008728F9">
        <w:rPr>
          <w:lang w:eastAsia="fr-FR"/>
        </w:rPr>
        <w:t xml:space="preserve"> Deux bureaux situés à côté de la DSI Adjointe.</w:t>
      </w:r>
    </w:p>
    <w:p w:rsidRPr="008728F9" w:rsidR="00DF0CE0" w:rsidP="00DF0CE0" w:rsidRDefault="00DF0CE0" w14:paraId="6F2D36D9" w14:textId="77777777">
      <w:pPr>
        <w:pStyle w:val="Paragraphedeliste"/>
        <w:ind w:left="502"/>
        <w:rPr>
          <w:lang w:eastAsia="fr-FR"/>
        </w:rPr>
      </w:pPr>
    </w:p>
    <w:p w:rsidRPr="003B5955" w:rsidR="008728F9" w:rsidP="003570F8" w:rsidRDefault="008728F9" w14:paraId="3398300E" w14:textId="000DE475">
      <w:pPr>
        <w:pStyle w:val="Paragraphedeliste"/>
        <w:numPr>
          <w:ilvl w:val="0"/>
          <w:numId w:val="20"/>
        </w:numPr>
        <w:rPr>
          <w:b/>
          <w:lang w:eastAsia="fr-FR"/>
        </w:rPr>
      </w:pPr>
      <w:r w:rsidRPr="003B5955">
        <w:rPr>
          <w:b/>
          <w:lang w:eastAsia="fr-FR"/>
        </w:rPr>
        <w:t>Équipe DPI :</w:t>
      </w:r>
    </w:p>
    <w:p w:rsidRPr="003B5955" w:rsidR="008728F9" w:rsidP="003570F8" w:rsidRDefault="008728F9" w14:paraId="707853F0" w14:textId="58E4420F">
      <w:pPr>
        <w:pStyle w:val="Paragraphedeliste"/>
        <w:numPr>
          <w:ilvl w:val="0"/>
          <w:numId w:val="23"/>
        </w:numPr>
        <w:rPr>
          <w:lang w:eastAsia="fr-FR"/>
        </w:rPr>
      </w:pPr>
      <w:r w:rsidRPr="003B5955">
        <w:rPr>
          <w:b/>
          <w:bCs/>
          <w:lang w:eastAsia="fr-FR"/>
        </w:rPr>
        <w:t>Gonesse :</w:t>
      </w:r>
      <w:r w:rsidRPr="003B5955">
        <w:rPr>
          <w:lang w:eastAsia="fr-FR"/>
        </w:rPr>
        <w:t xml:space="preserve"> Bureau A0BD206 </w:t>
      </w:r>
    </w:p>
    <w:p w:rsidRPr="003B5955" w:rsidR="008728F9" w:rsidP="003570F8" w:rsidRDefault="008728F9" w14:paraId="533909A2" w14:textId="750F4050">
      <w:pPr>
        <w:pStyle w:val="Paragraphedeliste"/>
        <w:numPr>
          <w:ilvl w:val="0"/>
          <w:numId w:val="23"/>
        </w:numPr>
        <w:rPr>
          <w:lang w:eastAsia="fr-FR"/>
        </w:rPr>
      </w:pPr>
      <w:r w:rsidRPr="003B5955">
        <w:rPr>
          <w:b/>
          <w:lang w:eastAsia="fr-FR"/>
        </w:rPr>
        <w:t>St Denis :</w:t>
      </w:r>
      <w:r w:rsidRPr="003B5955">
        <w:rPr>
          <w:lang w:eastAsia="fr-FR"/>
        </w:rPr>
        <w:t xml:space="preserve"> Bureau face aux deux bureaux de l'infrastructure, partagé avec AMTI.</w:t>
      </w:r>
    </w:p>
    <w:p w:rsidRPr="003B5955" w:rsidR="00DF0CE0" w:rsidP="00DF0CE0" w:rsidRDefault="00DF0CE0" w14:paraId="65232EA7" w14:textId="77777777">
      <w:pPr>
        <w:pStyle w:val="Paragraphedeliste"/>
        <w:ind w:left="360"/>
        <w:rPr>
          <w:lang w:eastAsia="fr-FR"/>
        </w:rPr>
      </w:pPr>
    </w:p>
    <w:p w:rsidRPr="003B5955" w:rsidR="008728F9" w:rsidP="003570F8" w:rsidRDefault="008728F9" w14:paraId="4E3377F9" w14:textId="76C50427">
      <w:pPr>
        <w:pStyle w:val="Paragraphedeliste"/>
        <w:numPr>
          <w:ilvl w:val="0"/>
          <w:numId w:val="20"/>
        </w:numPr>
        <w:rPr>
          <w:b/>
          <w:lang w:eastAsia="fr-FR"/>
        </w:rPr>
      </w:pPr>
      <w:r w:rsidRPr="003B5955">
        <w:rPr>
          <w:b/>
          <w:lang w:eastAsia="fr-FR"/>
        </w:rPr>
        <w:t>Équipe AMTI :</w:t>
      </w:r>
    </w:p>
    <w:p w:rsidRPr="003B5955" w:rsidR="008728F9" w:rsidP="003570F8" w:rsidRDefault="008728F9" w14:paraId="278E696B" w14:textId="77777777">
      <w:pPr>
        <w:pStyle w:val="Paragraphedeliste"/>
        <w:numPr>
          <w:ilvl w:val="0"/>
          <w:numId w:val="24"/>
        </w:numPr>
        <w:rPr>
          <w:lang w:eastAsia="fr-FR"/>
        </w:rPr>
      </w:pPr>
      <w:r w:rsidRPr="003B5955">
        <w:rPr>
          <w:b/>
          <w:lang w:eastAsia="fr-FR"/>
        </w:rPr>
        <w:t>Gonesse</w:t>
      </w:r>
      <w:r w:rsidRPr="003B5955">
        <w:rPr>
          <w:lang w:eastAsia="fr-FR"/>
        </w:rPr>
        <w:t xml:space="preserve"> : Bureau A0BA105.</w:t>
      </w:r>
    </w:p>
    <w:p w:rsidRPr="003B5955" w:rsidR="008728F9" w:rsidP="003570F8" w:rsidRDefault="008728F9" w14:paraId="1D6EFF2C" w14:textId="2B400C60">
      <w:pPr>
        <w:pStyle w:val="Paragraphedeliste"/>
        <w:numPr>
          <w:ilvl w:val="0"/>
          <w:numId w:val="24"/>
        </w:numPr>
        <w:rPr>
          <w:lang w:eastAsia="fr-FR"/>
        </w:rPr>
      </w:pPr>
      <w:r w:rsidRPr="003B5955">
        <w:rPr>
          <w:b/>
          <w:lang w:eastAsia="fr-FR"/>
        </w:rPr>
        <w:t>St Denis :</w:t>
      </w:r>
      <w:r w:rsidRPr="003B5955">
        <w:rPr>
          <w:lang w:eastAsia="fr-FR"/>
        </w:rPr>
        <w:t xml:space="preserve"> Bureau partagé avec l'équipe DPIG, ainsi que les bureaux de la responsable de domaine et de la DSI adjointe.</w:t>
      </w:r>
    </w:p>
    <w:p w:rsidRPr="008728F9" w:rsidR="00DF0CE0" w:rsidP="00DF0CE0" w:rsidRDefault="00DF0CE0" w14:paraId="53277F16" w14:textId="77777777">
      <w:pPr>
        <w:pStyle w:val="Paragraphedeliste"/>
        <w:ind w:left="360"/>
        <w:rPr>
          <w:lang w:eastAsia="fr-FR"/>
        </w:rPr>
      </w:pPr>
    </w:p>
    <w:p w:rsidRPr="00DF0CE0" w:rsidR="008728F9" w:rsidP="003570F8" w:rsidRDefault="008728F9" w14:paraId="463FF188" w14:textId="05970C32">
      <w:pPr>
        <w:pStyle w:val="Paragraphedeliste"/>
        <w:numPr>
          <w:ilvl w:val="0"/>
          <w:numId w:val="20"/>
        </w:numPr>
        <w:rPr>
          <w:b/>
          <w:lang w:eastAsia="fr-FR"/>
        </w:rPr>
      </w:pPr>
      <w:r w:rsidRPr="00DF0CE0">
        <w:rPr>
          <w:b/>
          <w:lang w:eastAsia="fr-FR"/>
        </w:rPr>
        <w:t>Équipe Transversale :</w:t>
      </w:r>
    </w:p>
    <w:p w:rsidRPr="008728F9" w:rsidR="008728F9" w:rsidP="003570F8" w:rsidRDefault="008728F9" w14:paraId="1E21D13D" w14:textId="77777777">
      <w:pPr>
        <w:pStyle w:val="Paragraphedeliste"/>
        <w:numPr>
          <w:ilvl w:val="0"/>
          <w:numId w:val="25"/>
        </w:numPr>
        <w:rPr>
          <w:lang w:eastAsia="fr-FR"/>
        </w:rPr>
      </w:pPr>
      <w:r w:rsidRPr="00DF0CE0">
        <w:rPr>
          <w:b/>
          <w:lang w:eastAsia="fr-FR"/>
        </w:rPr>
        <w:t>Gonesse</w:t>
      </w:r>
      <w:r w:rsidRPr="00DF0CE0">
        <w:rPr>
          <w:lang w:eastAsia="fr-FR"/>
        </w:rPr>
        <w:t xml:space="preserve"> :</w:t>
      </w:r>
      <w:r w:rsidRPr="008728F9">
        <w:rPr>
          <w:lang w:eastAsia="fr-FR"/>
        </w:rPr>
        <w:t xml:space="preserve"> Bureau face à l'équipe PTI.</w:t>
      </w:r>
    </w:p>
    <w:p w:rsidR="00DF0CE0" w:rsidP="003570F8" w:rsidRDefault="008728F9" w14:paraId="2176829C" w14:textId="0D963623">
      <w:pPr>
        <w:pStyle w:val="Paragraphedeliste"/>
        <w:numPr>
          <w:ilvl w:val="0"/>
          <w:numId w:val="25"/>
        </w:numPr>
        <w:rPr>
          <w:lang w:eastAsia="fr-FR"/>
        </w:rPr>
      </w:pPr>
      <w:r w:rsidRPr="00DF0CE0">
        <w:rPr>
          <w:b/>
          <w:lang w:eastAsia="fr-FR"/>
        </w:rPr>
        <w:t>St Denis :</w:t>
      </w:r>
      <w:r w:rsidRPr="008728F9">
        <w:rPr>
          <w:lang w:eastAsia="fr-FR"/>
        </w:rPr>
        <w:t xml:space="preserve"> Deux bureaux face à la porte d'entrée.</w:t>
      </w:r>
    </w:p>
    <w:p w:rsidRPr="00DF0CE0" w:rsidR="008728F9" w:rsidP="00E9307B" w:rsidRDefault="00DF0CE0" w14:paraId="59A6AC54" w14:textId="104FEDF6">
      <w:pPr>
        <w:rPr>
          <w:lang w:eastAsia="fr-FR"/>
        </w:rPr>
      </w:pPr>
      <w:r w:rsidRPr="008728F9">
        <w:t>Merci à chaque équipe de veiller à ce que les équipements soient configurés de manière identique pour assurer une expérience de travail homogène.</w:t>
      </w:r>
    </w:p>
    <w:p w:rsidR="006A4770" w:rsidP="00BCD9B3" w:rsidRDefault="00A078C0" w14:paraId="4E2A1855" w14:textId="6A3EEB92">
      <w:pPr>
        <w:pStyle w:val="Titre1"/>
      </w:pPr>
      <w:bookmarkStart w:name="_Toc1568101334" w:id="9"/>
      <w:bookmarkStart w:name="_Toc141100179" w:id="10"/>
      <w:r w:rsidRPr="00BCD9B3">
        <w:t>Organisation</w:t>
      </w:r>
      <w:bookmarkEnd w:id="9"/>
      <w:bookmarkEnd w:id="10"/>
    </w:p>
    <w:p w:rsidRPr="00752899" w:rsidR="00752899" w:rsidP="00C56DE9" w:rsidRDefault="00541876" w14:paraId="110B9FF4" w14:textId="218C11AD">
      <w:pPr>
        <w:pStyle w:val="Titre2"/>
      </w:pPr>
      <w:bookmarkStart w:name="_Toc422326374" w:id="11"/>
      <w:bookmarkStart w:name="_Toc141100180" w:id="12"/>
      <w:r>
        <w:t>Les différents niveaux de décision</w:t>
      </w:r>
      <w:bookmarkEnd w:id="11"/>
      <w:bookmarkEnd w:id="12"/>
    </w:p>
    <w:p w:rsidRPr="003B5955" w:rsidR="00752899" w:rsidP="00752899" w:rsidRDefault="00752899" w14:paraId="4B2C75D2" w14:textId="3CE6106A">
      <w:pPr>
        <w:shd w:val="clear" w:color="auto" w:fill="FFFFFF"/>
        <w:spacing w:after="0" w:line="240" w:lineRule="auto"/>
        <w:rPr>
          <w:rFonts w:eastAsia="Times New Roman" w:cstheme="minorHAnsi"/>
          <w:lang w:eastAsia="fr-FR"/>
        </w:rPr>
      </w:pPr>
      <w:r w:rsidRPr="003B5955">
        <w:rPr>
          <w:rFonts w:eastAsia="Times New Roman" w:cstheme="minorHAnsi"/>
          <w:lang w:eastAsia="fr-FR"/>
        </w:rPr>
        <w:t xml:space="preserve">Il existe plusieurs niveaux de validation au sein de la </w:t>
      </w:r>
      <w:r w:rsidRPr="003B5955" w:rsidR="008728F9">
        <w:rPr>
          <w:rFonts w:eastAsia="Times New Roman" w:cstheme="minorHAnsi"/>
          <w:lang w:eastAsia="fr-FR"/>
        </w:rPr>
        <w:t>DSIN :</w:t>
      </w:r>
    </w:p>
    <w:p w:rsidRPr="003B5955" w:rsidR="00BCD9B3" w:rsidP="00BCD9B3" w:rsidRDefault="00BCD9B3" w14:paraId="4AE2DD0B" w14:textId="478DE7DC">
      <w:pPr>
        <w:shd w:val="clear" w:color="auto" w:fill="FFFFFF" w:themeFill="background1"/>
        <w:spacing w:after="0" w:line="240" w:lineRule="auto"/>
        <w:rPr>
          <w:rFonts w:eastAsia="Times New Roman" w:cstheme="minorHAnsi"/>
          <w:lang w:eastAsia="fr-FR"/>
        </w:rPr>
      </w:pPr>
    </w:p>
    <w:p w:rsidRPr="003B5955" w:rsidR="00752899" w:rsidP="003570F8" w:rsidRDefault="00752899" w14:paraId="03B0DCCD" w14:textId="77777777">
      <w:pPr>
        <w:pStyle w:val="Paragraphedeliste"/>
        <w:numPr>
          <w:ilvl w:val="0"/>
          <w:numId w:val="15"/>
        </w:numPr>
        <w:shd w:val="clear" w:color="auto" w:fill="FFFFFF"/>
        <w:spacing w:after="0" w:line="240" w:lineRule="auto"/>
        <w:rPr>
          <w:rFonts w:eastAsia="Times New Roman" w:cstheme="minorHAnsi"/>
          <w:b/>
          <w:lang w:eastAsia="fr-FR"/>
        </w:rPr>
      </w:pPr>
      <w:r w:rsidRPr="003B5955">
        <w:rPr>
          <w:rFonts w:eastAsia="Times New Roman" w:cstheme="minorHAnsi"/>
          <w:b/>
          <w:lang w:eastAsia="fr-FR"/>
        </w:rPr>
        <w:t>Niveau 1 – La Hotline :</w:t>
      </w:r>
    </w:p>
    <w:p w:rsidRPr="003B5955" w:rsidR="00752899" w:rsidP="00752899" w:rsidRDefault="00752899" w14:paraId="33134571" w14:textId="77777777">
      <w:pPr>
        <w:shd w:val="clear" w:color="auto" w:fill="FFFFFF"/>
        <w:spacing w:after="0" w:line="240" w:lineRule="auto"/>
        <w:rPr>
          <w:rFonts w:eastAsia="Times New Roman" w:cstheme="minorHAnsi"/>
          <w:lang w:eastAsia="fr-FR"/>
        </w:rPr>
      </w:pPr>
      <w:r w:rsidRPr="003B5955">
        <w:rPr>
          <w:rFonts w:eastAsia="Times New Roman" w:cstheme="minorHAnsi"/>
          <w:lang w:eastAsia="fr-FR"/>
        </w:rPr>
        <w:t>Traitement des actions conformes aux procédures validées pour les demandes de dépannage bureautique touchant un utilisateur ou un équipement.</w:t>
      </w:r>
    </w:p>
    <w:p w:rsidRPr="003B5955" w:rsidR="00752899" w:rsidP="003570F8" w:rsidRDefault="00752899" w14:paraId="055BD6E6" w14:textId="77777777">
      <w:pPr>
        <w:pStyle w:val="Paragraphedeliste"/>
        <w:numPr>
          <w:ilvl w:val="0"/>
          <w:numId w:val="15"/>
        </w:numPr>
        <w:shd w:val="clear" w:color="auto" w:fill="FFFFFF"/>
        <w:spacing w:after="0" w:line="240" w:lineRule="auto"/>
        <w:rPr>
          <w:rFonts w:eastAsia="Times New Roman" w:cstheme="minorHAnsi"/>
          <w:b/>
          <w:lang w:eastAsia="fr-FR"/>
        </w:rPr>
      </w:pPr>
      <w:r w:rsidRPr="003B5955">
        <w:rPr>
          <w:rFonts w:eastAsia="Times New Roman" w:cstheme="minorHAnsi"/>
          <w:b/>
          <w:lang w:eastAsia="fr-FR"/>
        </w:rPr>
        <w:t>Niveau 2 – L’infrastructure :</w:t>
      </w:r>
    </w:p>
    <w:p w:rsidRPr="003B5955" w:rsidR="00752899" w:rsidP="00752899" w:rsidRDefault="00752899" w14:paraId="24EB6944" w14:textId="773AA864">
      <w:pPr>
        <w:shd w:val="clear" w:color="auto" w:fill="FFFFFF"/>
        <w:spacing w:after="0" w:line="240" w:lineRule="auto"/>
        <w:rPr>
          <w:rFonts w:eastAsia="Times New Roman" w:cstheme="minorHAnsi"/>
          <w:lang w:eastAsia="fr-FR"/>
        </w:rPr>
      </w:pPr>
      <w:r w:rsidRPr="003B5955">
        <w:rPr>
          <w:rFonts w:eastAsia="Times New Roman" w:cstheme="minorHAnsi"/>
          <w:lang w:eastAsia="fr-FR"/>
        </w:rPr>
        <w:t>Prise en charge d'actions de dépannage simples ayant un impact sur plusieurs utilisateurs ou agents. Aucune conséquence significative sur la sécurité, le budget, ou les modifications de maintenance.</w:t>
      </w:r>
    </w:p>
    <w:p w:rsidRPr="003B5955" w:rsidR="00752899" w:rsidP="003570F8" w:rsidRDefault="00752899" w14:paraId="763214F1" w14:textId="77777777">
      <w:pPr>
        <w:pStyle w:val="Paragraphedeliste"/>
        <w:numPr>
          <w:ilvl w:val="0"/>
          <w:numId w:val="15"/>
        </w:numPr>
        <w:shd w:val="clear" w:color="auto" w:fill="FFFFFF"/>
        <w:spacing w:after="0" w:line="240" w:lineRule="auto"/>
        <w:rPr>
          <w:rFonts w:eastAsia="Times New Roman" w:cstheme="minorHAnsi"/>
          <w:b/>
          <w:lang w:eastAsia="fr-FR"/>
        </w:rPr>
      </w:pPr>
      <w:r w:rsidRPr="003B5955">
        <w:rPr>
          <w:rFonts w:eastAsia="Times New Roman" w:cstheme="minorHAnsi"/>
          <w:b/>
          <w:lang w:eastAsia="fr-FR"/>
        </w:rPr>
        <w:t>Niveau 3 – Responsable de domaine :</w:t>
      </w:r>
    </w:p>
    <w:p w:rsidRPr="003B5955" w:rsidR="00752899" w:rsidP="00752899" w:rsidRDefault="00752899" w14:paraId="7465A8E6" w14:textId="333DBE82">
      <w:pPr>
        <w:shd w:val="clear" w:color="auto" w:fill="FFFFFF"/>
        <w:spacing w:after="0" w:line="240" w:lineRule="auto"/>
        <w:rPr>
          <w:rFonts w:eastAsia="Times New Roman" w:cstheme="minorHAnsi"/>
          <w:lang w:eastAsia="fr-FR"/>
        </w:rPr>
      </w:pPr>
      <w:r w:rsidRPr="003B5955">
        <w:rPr>
          <w:rFonts w:eastAsia="Times New Roman" w:cstheme="minorHAnsi"/>
          <w:lang w:eastAsia="fr-FR"/>
        </w:rPr>
        <w:t>Intervention sur des actions de dépannage, de suivi de projet défini et répertorié dans le Plan Pluriannuel d'Investissement (PPI) ou dans le cadre de la maintenance évolutive du référentiel existant. Aucune modification organisationnelle ou de sécurité résultant de ces actions.</w:t>
      </w:r>
    </w:p>
    <w:p w:rsidRPr="003B5955" w:rsidR="003B5955" w:rsidP="00752899" w:rsidRDefault="00752899" w14:paraId="40927527" w14:textId="47DCA444">
      <w:pPr>
        <w:shd w:val="clear" w:color="auto" w:fill="FFFFFF"/>
        <w:spacing w:after="0" w:line="240" w:lineRule="auto"/>
        <w:rPr>
          <w:rFonts w:eastAsia="Times New Roman" w:cstheme="minorHAnsi"/>
          <w:lang w:eastAsia="fr-FR"/>
        </w:rPr>
      </w:pPr>
      <w:r w:rsidRPr="003B5955">
        <w:rPr>
          <w:rFonts w:eastAsia="Times New Roman" w:cstheme="minorHAnsi"/>
          <w:lang w:eastAsia="fr-FR"/>
        </w:rPr>
        <w:t>Impact financier inférieur à 5 k€.</w:t>
      </w:r>
    </w:p>
    <w:p w:rsidRPr="003B5955" w:rsidR="00752899" w:rsidP="003570F8" w:rsidRDefault="00752899" w14:paraId="0DA23816" w14:textId="77777777">
      <w:pPr>
        <w:pStyle w:val="Paragraphedeliste"/>
        <w:numPr>
          <w:ilvl w:val="0"/>
          <w:numId w:val="15"/>
        </w:numPr>
        <w:shd w:val="clear" w:color="auto" w:fill="FFFFFF"/>
        <w:spacing w:after="0" w:line="240" w:lineRule="auto"/>
        <w:rPr>
          <w:rFonts w:eastAsia="Times New Roman" w:cstheme="minorHAnsi"/>
          <w:b/>
          <w:lang w:eastAsia="fr-FR"/>
        </w:rPr>
      </w:pPr>
      <w:r w:rsidRPr="003B5955">
        <w:rPr>
          <w:rFonts w:eastAsia="Times New Roman" w:cstheme="minorHAnsi"/>
          <w:b/>
          <w:lang w:eastAsia="fr-FR"/>
        </w:rPr>
        <w:t>Niveau 4 – Directeur des systèmes d'information :</w:t>
      </w:r>
    </w:p>
    <w:p w:rsidRPr="003B5955" w:rsidR="00752899" w:rsidP="00752899" w:rsidRDefault="00752899" w14:paraId="4BFCDEF1" w14:textId="20DCE9E3">
      <w:pPr>
        <w:shd w:val="clear" w:color="auto" w:fill="FFFFFF"/>
        <w:spacing w:after="0" w:line="240" w:lineRule="auto"/>
        <w:rPr>
          <w:rFonts w:eastAsia="Times New Roman" w:cstheme="minorHAnsi"/>
          <w:lang w:eastAsia="fr-FR"/>
        </w:rPr>
      </w:pPr>
      <w:r w:rsidRPr="003B5955">
        <w:rPr>
          <w:rFonts w:eastAsia="Times New Roman" w:cstheme="minorHAnsi"/>
          <w:color w:val="242424"/>
          <w:lang w:eastAsia="fr-FR"/>
        </w:rPr>
        <w:t>Il s’agit de l’ensemble des actions ayant un impact sur </w:t>
      </w:r>
      <w:r w:rsidRPr="003B5955">
        <w:rPr>
          <w:rFonts w:eastAsia="Times New Roman" w:cstheme="minorHAnsi"/>
          <w:lang w:eastAsia="fr-FR"/>
        </w:rPr>
        <w:t>:</w:t>
      </w:r>
    </w:p>
    <w:p w:rsidRPr="003B5955" w:rsidR="00752899" w:rsidP="00752899" w:rsidRDefault="00752899" w14:paraId="5605760A" w14:textId="77777777">
      <w:pPr>
        <w:shd w:val="clear" w:color="auto" w:fill="FFFFFF"/>
        <w:spacing w:after="0" w:line="240" w:lineRule="auto"/>
        <w:rPr>
          <w:rFonts w:eastAsia="Times New Roman" w:cstheme="minorHAnsi"/>
          <w:b/>
          <w:lang w:eastAsia="fr-FR"/>
        </w:rPr>
      </w:pPr>
    </w:p>
    <w:p w:rsidRPr="003B5955" w:rsidR="00752899" w:rsidP="003570F8" w:rsidRDefault="00752899" w14:paraId="3F019752" w14:textId="77777777">
      <w:pPr>
        <w:pStyle w:val="Paragraphedeliste"/>
        <w:numPr>
          <w:ilvl w:val="0"/>
          <w:numId w:val="16"/>
        </w:numPr>
        <w:shd w:val="clear" w:color="auto" w:fill="FFFFFF"/>
        <w:spacing w:after="0" w:line="240" w:lineRule="auto"/>
        <w:rPr>
          <w:rFonts w:eastAsia="Times New Roman" w:cstheme="minorHAnsi"/>
          <w:lang w:eastAsia="fr-FR"/>
        </w:rPr>
      </w:pPr>
      <w:r w:rsidRPr="003B5955">
        <w:rPr>
          <w:rFonts w:eastAsia="Times New Roman" w:cstheme="minorHAnsi"/>
          <w:lang w:eastAsia="fr-FR"/>
        </w:rPr>
        <w:t>L’organisation de la DSIN, incluant l'affectation de charges, les modifications de postes, la prise en charge de nouveaux équipements ou de nouveaux projets, etc.</w:t>
      </w:r>
    </w:p>
    <w:p w:rsidRPr="003B5955" w:rsidR="00752899" w:rsidP="003570F8" w:rsidRDefault="00752899" w14:paraId="3B17017A" w14:textId="77777777">
      <w:pPr>
        <w:pStyle w:val="Paragraphedeliste"/>
        <w:numPr>
          <w:ilvl w:val="0"/>
          <w:numId w:val="16"/>
        </w:numPr>
        <w:shd w:val="clear" w:color="auto" w:fill="FFFFFF"/>
        <w:spacing w:after="0" w:line="240" w:lineRule="auto"/>
        <w:rPr>
          <w:rFonts w:eastAsia="Times New Roman" w:cstheme="minorHAnsi"/>
          <w:lang w:eastAsia="fr-FR"/>
        </w:rPr>
      </w:pPr>
      <w:r w:rsidRPr="003B5955">
        <w:rPr>
          <w:rFonts w:eastAsia="Times New Roman" w:cstheme="minorHAnsi"/>
          <w:lang w:eastAsia="fr-FR"/>
        </w:rPr>
        <w:t>Le budget du Système d'Information (SI), couvrant les prévisions budgétaires, les paiements et l'utilisation des ressources disponibles (création de VM, attribution d'espace supplémentaire, etc.).</w:t>
      </w:r>
    </w:p>
    <w:p w:rsidRPr="003B5955" w:rsidR="00752899" w:rsidP="003570F8" w:rsidRDefault="00752899" w14:paraId="7CA0733E" w14:textId="77777777">
      <w:pPr>
        <w:pStyle w:val="Paragraphedeliste"/>
        <w:numPr>
          <w:ilvl w:val="0"/>
          <w:numId w:val="16"/>
        </w:numPr>
        <w:shd w:val="clear" w:color="auto" w:fill="FFFFFF"/>
        <w:spacing w:after="0" w:line="240" w:lineRule="auto"/>
        <w:rPr>
          <w:rFonts w:eastAsia="Times New Roman" w:cstheme="minorHAnsi"/>
          <w:sz w:val="21"/>
          <w:szCs w:val="21"/>
          <w:lang w:eastAsia="fr-FR"/>
        </w:rPr>
      </w:pPr>
      <w:r w:rsidRPr="003B5955">
        <w:rPr>
          <w:rFonts w:eastAsia="Times New Roman" w:cstheme="minorHAnsi"/>
          <w:lang w:eastAsia="fr-FR"/>
        </w:rPr>
        <w:t>La sécurité du SI, que ce soit dans le cadre des projets ou de l'exploitation, ainsi que les</w:t>
      </w:r>
      <w:r w:rsidRPr="003B5955">
        <w:rPr>
          <w:rFonts w:eastAsia="Times New Roman" w:cstheme="minorHAnsi"/>
          <w:sz w:val="21"/>
          <w:szCs w:val="21"/>
          <w:lang w:eastAsia="fr-FR"/>
        </w:rPr>
        <w:t xml:space="preserve"> modifications structurelles des référentiels.</w:t>
      </w:r>
    </w:p>
    <w:p w:rsidRPr="003B5955" w:rsidR="00752899" w:rsidP="00541876" w:rsidRDefault="00752899" w14:paraId="6224CBFE" w14:textId="77777777">
      <w:pPr>
        <w:shd w:val="clear" w:color="auto" w:fill="FFFFFF"/>
        <w:spacing w:after="0" w:line="240" w:lineRule="auto"/>
        <w:rPr>
          <w:rFonts w:eastAsia="Times New Roman" w:cstheme="minorHAnsi"/>
          <w:sz w:val="21"/>
          <w:szCs w:val="21"/>
          <w:lang w:eastAsia="fr-FR"/>
        </w:rPr>
      </w:pPr>
    </w:p>
    <w:p w:rsidRPr="00E9323A" w:rsidR="00541876" w:rsidP="00541876" w:rsidRDefault="00541876" w14:paraId="3D998635" w14:textId="77777777">
      <w:pPr>
        <w:shd w:val="clear" w:color="auto" w:fill="FFFFFF"/>
        <w:spacing w:after="0" w:line="240" w:lineRule="auto"/>
        <w:rPr>
          <w:rFonts w:ascii="Segoe UI" w:hAnsi="Segoe UI" w:eastAsia="Times New Roman" w:cs="Segoe UI"/>
          <w:color w:val="242424"/>
          <w:sz w:val="21"/>
          <w:szCs w:val="21"/>
          <w:lang w:eastAsia="fr-FR"/>
        </w:rPr>
      </w:pPr>
    </w:p>
    <w:p w:rsidR="00541876" w:rsidP="7E66EB33" w:rsidRDefault="003E6308" w14:paraId="45BE62D7" w14:textId="76969061">
      <w:pPr>
        <w:shd w:val="clear" w:color="auto" w:fill="FFFFFF" w:themeFill="background1"/>
        <w:spacing w:after="0" w:line="240" w:lineRule="auto"/>
        <w:rPr>
          <w:rFonts w:ascii="Segoe UI" w:hAnsi="Segoe UI" w:eastAsia="Times New Roman" w:cs="Segoe UI"/>
          <w:color w:val="5B5FC7"/>
          <w:sz w:val="21"/>
          <w:szCs w:val="21"/>
          <w:highlight w:val="yellow"/>
          <w:u w:val="single"/>
          <w:lang w:eastAsia="fr-FR"/>
        </w:rPr>
      </w:pPr>
      <w:hyperlink r:id="rId12">
        <w:r w:rsidRPr="090C8F0A" w:rsidR="00541876">
          <w:rPr>
            <w:rFonts w:ascii="Segoe UI" w:hAnsi="Segoe UI" w:eastAsia="Times New Roman" w:cs="Segoe UI"/>
            <w:color w:val="5B5FC7"/>
            <w:sz w:val="21"/>
            <w:szCs w:val="21"/>
            <w:highlight w:val="yellow"/>
            <w:u w:val="single"/>
            <w:lang w:eastAsia="fr-FR"/>
          </w:rPr>
          <w:t>Voir les fiches de poste pour l'ensemble des métiers</w:t>
        </w:r>
      </w:hyperlink>
    </w:p>
    <w:p w:rsidRPr="00CB1648" w:rsidR="003B5955" w:rsidP="7E66EB33" w:rsidRDefault="003B5955" w14:paraId="092DC49D" w14:textId="77777777">
      <w:pPr>
        <w:shd w:val="clear" w:color="auto" w:fill="FFFFFF" w:themeFill="background1"/>
        <w:spacing w:after="0" w:line="240" w:lineRule="auto"/>
        <w:rPr>
          <w:rFonts w:ascii="Segoe UI" w:hAnsi="Segoe UI" w:eastAsia="Times New Roman" w:cs="Segoe UI"/>
          <w:color w:val="242424"/>
          <w:sz w:val="21"/>
          <w:szCs w:val="21"/>
          <w:lang w:eastAsia="fr-FR"/>
        </w:rPr>
      </w:pPr>
    </w:p>
    <w:p w:rsidRPr="003B5955" w:rsidR="00FF346F" w:rsidP="00C56DE9" w:rsidRDefault="006A4770" w14:paraId="3E3543A9" w14:textId="77777777">
      <w:pPr>
        <w:pStyle w:val="Titre2"/>
      </w:pPr>
      <w:bookmarkStart w:name="_Toc96369863" w:id="13"/>
      <w:bookmarkStart w:name="_Toc141100181" w:id="14"/>
      <w:r w:rsidRPr="00FF346F">
        <w:t>C</w:t>
      </w:r>
      <w:r>
        <w:t>ommunication</w:t>
      </w:r>
      <w:r w:rsidR="00713302">
        <w:t xml:space="preserve"> </w:t>
      </w:r>
      <w:bookmarkEnd w:id="13"/>
      <w:bookmarkEnd w:id="14"/>
    </w:p>
    <w:p w:rsidRPr="003B5955" w:rsidR="00FF346F" w:rsidP="00FF346F" w:rsidRDefault="006A4770" w14:paraId="406C2AD9" w14:textId="1F9479BB">
      <w:pPr>
        <w:rPr>
          <w:rFonts w:cstheme="minorHAnsi"/>
          <w:b/>
        </w:rPr>
      </w:pPr>
      <w:r w:rsidRPr="003B5955">
        <w:rPr>
          <w:rFonts w:cstheme="minorHAnsi"/>
          <w:b/>
        </w:rPr>
        <w:t>La communication doit respecter un protocole hiérarchique a l'image de celle du service</w:t>
      </w:r>
      <w:r w:rsidRPr="003B5955" w:rsidR="00842B4F">
        <w:rPr>
          <w:rFonts w:cstheme="minorHAnsi"/>
          <w:b/>
        </w:rPr>
        <w:t>.</w:t>
      </w:r>
    </w:p>
    <w:p w:rsidRPr="003B5955" w:rsidR="00752899" w:rsidP="00752899" w:rsidRDefault="00752899" w14:paraId="1B68C16D" w14:textId="77777777">
      <w:pPr>
        <w:shd w:val="clear" w:color="auto" w:fill="FFFFFF" w:themeFill="background1"/>
        <w:spacing w:after="0" w:line="240" w:lineRule="auto"/>
        <w:rPr>
          <w:rFonts w:eastAsia="Times New Roman" w:cstheme="minorHAnsi"/>
          <w:lang w:eastAsia="fr-FR"/>
        </w:rPr>
      </w:pPr>
      <w:r w:rsidRPr="003B5955">
        <w:rPr>
          <w:rFonts w:eastAsia="Times New Roman" w:cstheme="minorHAnsi"/>
          <w:lang w:eastAsia="fr-FR"/>
        </w:rPr>
        <w:t>La communication envers les groupes de travail ou les référents métiers est assurée par le chef de projet et/ou le responsable du domaine.</w:t>
      </w:r>
    </w:p>
    <w:p w:rsidRPr="003B5955" w:rsidR="00752899" w:rsidP="00752899" w:rsidRDefault="00752899" w14:paraId="1CD137FC" w14:textId="77777777">
      <w:pPr>
        <w:shd w:val="clear" w:color="auto" w:fill="FFFFFF" w:themeFill="background1"/>
        <w:spacing w:after="0" w:line="240" w:lineRule="auto"/>
        <w:rPr>
          <w:rFonts w:eastAsia="Times New Roman" w:cstheme="minorHAnsi"/>
          <w:lang w:eastAsia="fr-FR"/>
        </w:rPr>
      </w:pPr>
    </w:p>
    <w:p w:rsidR="003B5955" w:rsidP="00752899" w:rsidRDefault="00752899" w14:paraId="67A73EF4" w14:textId="77777777">
      <w:pPr>
        <w:shd w:val="clear" w:color="auto" w:fill="FFFFFF" w:themeFill="background1"/>
        <w:spacing w:after="0" w:line="240" w:lineRule="auto"/>
        <w:rPr>
          <w:rFonts w:eastAsia="Times New Roman" w:cstheme="minorHAnsi"/>
          <w:lang w:eastAsia="fr-FR"/>
        </w:rPr>
      </w:pPr>
      <w:r w:rsidRPr="003B5955">
        <w:rPr>
          <w:rFonts w:eastAsia="Times New Roman" w:cstheme="minorHAnsi"/>
          <w:lang w:eastAsia="fr-FR"/>
        </w:rPr>
        <w:t xml:space="preserve">Les Comités de pilotage sont préparés conjointement par le chef de projet et le responsable de domaine, puis ils sont soumis à la validation de la Direction des systèmes d’information (DSI). </w:t>
      </w:r>
    </w:p>
    <w:p w:rsidRPr="003B5955" w:rsidR="00752899" w:rsidP="00752899" w:rsidRDefault="00752899" w14:paraId="215D79AB" w14:textId="709D8FEC">
      <w:pPr>
        <w:shd w:val="clear" w:color="auto" w:fill="FFFFFF" w:themeFill="background1"/>
        <w:spacing w:after="0" w:line="240" w:lineRule="auto"/>
        <w:rPr>
          <w:rFonts w:eastAsia="Times New Roman" w:cstheme="minorHAnsi"/>
          <w:lang w:eastAsia="fr-FR"/>
        </w:rPr>
      </w:pPr>
      <w:r w:rsidRPr="003B5955">
        <w:rPr>
          <w:rFonts w:eastAsia="Times New Roman" w:cstheme="minorHAnsi"/>
          <w:lang w:eastAsia="fr-FR"/>
        </w:rPr>
        <w:t>En cas d'absence, cette validation est assurée par le DSI adjoint.</w:t>
      </w:r>
    </w:p>
    <w:p w:rsidRPr="003B5955" w:rsidR="00752899" w:rsidP="00752899" w:rsidRDefault="00752899" w14:paraId="1A1154AA" w14:textId="77777777">
      <w:pPr>
        <w:shd w:val="clear" w:color="auto" w:fill="FFFFFF" w:themeFill="background1"/>
        <w:spacing w:after="0" w:line="240" w:lineRule="auto"/>
        <w:rPr>
          <w:rFonts w:eastAsia="Times New Roman" w:cstheme="minorHAnsi"/>
          <w:lang w:eastAsia="fr-FR"/>
        </w:rPr>
      </w:pPr>
    </w:p>
    <w:p w:rsidRPr="003B5955" w:rsidR="00752899" w:rsidP="00752899" w:rsidRDefault="00752899" w14:paraId="25E9B26F" w14:textId="4C9720E3">
      <w:pPr>
        <w:shd w:val="clear" w:color="auto" w:fill="FFFFFF" w:themeFill="background1"/>
        <w:spacing w:after="0" w:line="240" w:lineRule="auto"/>
        <w:rPr>
          <w:rFonts w:eastAsia="Times New Roman" w:cstheme="minorHAnsi"/>
          <w:lang w:eastAsia="fr-FR"/>
        </w:rPr>
      </w:pPr>
      <w:r w:rsidRPr="003B5955">
        <w:rPr>
          <w:rFonts w:eastAsia="Times New Roman" w:cstheme="minorHAnsi"/>
          <w:lang w:eastAsia="fr-FR"/>
        </w:rPr>
        <w:t>La communication envers les instances internes, externes et la Direction Générale est élaborée par le responsable de domaine, puis elle est validée et transmise par le DSI. En cas d'indisponibilité du DSI, une validation par le Directeur de site est requise.</w:t>
      </w:r>
    </w:p>
    <w:p w:rsidRPr="003B5955" w:rsidR="00752899" w:rsidP="00752899" w:rsidRDefault="00752899" w14:paraId="116F1A67" w14:textId="77777777">
      <w:pPr>
        <w:shd w:val="clear" w:color="auto" w:fill="FFFFFF" w:themeFill="background1"/>
        <w:spacing w:after="0" w:line="240" w:lineRule="auto"/>
        <w:rPr>
          <w:rFonts w:eastAsia="Times New Roman" w:cstheme="minorHAnsi"/>
          <w:lang w:eastAsia="fr-FR"/>
        </w:rPr>
      </w:pPr>
    </w:p>
    <w:p w:rsidRPr="003B5955" w:rsidR="00752899" w:rsidP="00752899" w:rsidRDefault="00752899" w14:paraId="551E1993" w14:textId="62DDD830">
      <w:pPr>
        <w:shd w:val="clear" w:color="auto" w:fill="FFFFFF" w:themeFill="background1"/>
        <w:spacing w:after="0" w:line="240" w:lineRule="auto"/>
        <w:rPr>
          <w:rFonts w:eastAsia="Times New Roman" w:cstheme="minorHAnsi"/>
          <w:lang w:eastAsia="fr-FR"/>
        </w:rPr>
      </w:pPr>
      <w:r w:rsidRPr="003B5955">
        <w:rPr>
          <w:rFonts w:eastAsia="Times New Roman" w:cstheme="minorHAnsi"/>
          <w:lang w:eastAsia="fr-FR"/>
        </w:rPr>
        <w:t>Pour ce qui est de l’exploitation quotidienne, les informations destinées aux agents de l’hôpital (telles que les notes de services) ou à un large groupe sont préparées par le responsable du domaine concerné. La validation et l'envoi de ces informations sont assurés par le DSI. En cas d'absence prolongée, le responsable de domaine concerné prendra en charge l'envoi de ces communications.</w:t>
      </w:r>
    </w:p>
    <w:p w:rsidR="00713302" w:rsidP="00713302" w:rsidRDefault="00713302" w14:paraId="4D56365D" w14:textId="7F7066B9">
      <w:pPr>
        <w:shd w:val="clear" w:color="auto" w:fill="FFFFFF"/>
        <w:spacing w:after="0" w:line="240" w:lineRule="auto"/>
        <w:rPr>
          <w:rFonts w:ascii="Segoe UI" w:hAnsi="Segoe UI" w:eastAsia="Times New Roman" w:cs="Segoe UI"/>
          <w:sz w:val="21"/>
          <w:szCs w:val="21"/>
          <w:lang w:eastAsia="fr-FR"/>
        </w:rPr>
      </w:pPr>
    </w:p>
    <w:p w:rsidR="00E9307B" w:rsidP="00C56DE9" w:rsidRDefault="00E9307B" w14:paraId="3C3DE393" w14:textId="21E47628">
      <w:pPr>
        <w:pStyle w:val="Titre2"/>
      </w:pPr>
      <w:bookmarkStart w:name="_Toc1718754692" w:id="15"/>
      <w:bookmarkStart w:name="_Toc141100182" w:id="16"/>
      <w:r w:rsidRPr="4D21D88E">
        <w:t>Gestion des plannings</w:t>
      </w:r>
      <w:bookmarkEnd w:id="15"/>
      <w:bookmarkEnd w:id="16"/>
      <w:r w:rsidRPr="4D21D88E">
        <w:t xml:space="preserve"> </w:t>
      </w:r>
    </w:p>
    <w:p w:rsidR="009F17FC" w:rsidP="00C56DE9" w:rsidRDefault="008A0B2A" w14:paraId="33AD1108" w14:textId="3A435C23">
      <w:pPr>
        <w:pStyle w:val="Titre3"/>
      </w:pPr>
      <w:bookmarkStart w:name="_Toc140755871" w:id="17"/>
      <w:bookmarkStart w:name="_Toc744226506" w:id="18"/>
      <w:r>
        <w:t>Généralités</w:t>
      </w:r>
      <w:bookmarkEnd w:id="17"/>
      <w:bookmarkEnd w:id="18"/>
    </w:p>
    <w:p w:rsidRPr="00BC50FB" w:rsidR="00BC50FB" w:rsidP="00BC50FB" w:rsidRDefault="00BC50FB" w14:paraId="3C7880F5" w14:textId="3855C255">
      <w:r w:rsidRPr="00BC50FB">
        <w:rPr>
          <w:b/>
          <w:bCs/>
        </w:rPr>
        <w:t>Gestion des réunions</w:t>
      </w:r>
      <w:r>
        <w:rPr>
          <w:b/>
          <w:bCs/>
        </w:rPr>
        <w:t xml:space="preserve"> </w:t>
      </w:r>
    </w:p>
    <w:p w:rsidRPr="00BC50FB" w:rsidR="00BC50FB" w:rsidP="00E97046" w:rsidRDefault="00BC50FB" w14:paraId="75F80DD8" w14:textId="501197F5">
      <w:r w:rsidRPr="00BC50FB">
        <w:t>Les réunions doivent être partagées via messagerie et classifiées en fonction de leur état :</w:t>
      </w:r>
    </w:p>
    <w:p w:rsidRPr="00BC50FB" w:rsidR="00BC50FB" w:rsidP="003570F8" w:rsidRDefault="00BC50FB" w14:paraId="483810C7" w14:textId="77777777">
      <w:pPr>
        <w:numPr>
          <w:ilvl w:val="1"/>
          <w:numId w:val="41"/>
        </w:numPr>
      </w:pPr>
      <w:r w:rsidRPr="00BC50FB">
        <w:t>"À faire"</w:t>
      </w:r>
    </w:p>
    <w:p w:rsidRPr="00BC50FB" w:rsidR="00BC50FB" w:rsidP="003570F8" w:rsidRDefault="00BC50FB" w14:paraId="29E87F21" w14:textId="77777777">
      <w:pPr>
        <w:numPr>
          <w:ilvl w:val="1"/>
          <w:numId w:val="41"/>
        </w:numPr>
      </w:pPr>
      <w:r w:rsidRPr="00BC50FB">
        <w:t>"Pris en charge par MBE" (pour Miassa BELKEBLA)</w:t>
      </w:r>
    </w:p>
    <w:p w:rsidRPr="00BC50FB" w:rsidR="00BC50FB" w:rsidP="003570F8" w:rsidRDefault="00BC50FB" w14:paraId="5761F0D9" w14:textId="77777777">
      <w:pPr>
        <w:numPr>
          <w:ilvl w:val="1"/>
          <w:numId w:val="41"/>
        </w:numPr>
      </w:pPr>
      <w:r w:rsidRPr="00BC50FB">
        <w:t>"Pris en charge par SCA" (pour Stephanie CALDEIRA)</w:t>
      </w:r>
    </w:p>
    <w:p w:rsidRPr="00BC50FB" w:rsidR="00BC50FB" w:rsidP="003570F8" w:rsidRDefault="00BC50FB" w14:paraId="6361A932" w14:textId="77777777">
      <w:pPr>
        <w:numPr>
          <w:ilvl w:val="1"/>
          <w:numId w:val="41"/>
        </w:numPr>
      </w:pPr>
      <w:r w:rsidRPr="00BC50FB">
        <w:t>"Fait"</w:t>
      </w:r>
    </w:p>
    <w:p w:rsidR="00BC50FB" w:rsidP="003570F8" w:rsidRDefault="00BC50FB" w14:paraId="34A4C060" w14:textId="12AD47ED">
      <w:pPr>
        <w:numPr>
          <w:ilvl w:val="1"/>
          <w:numId w:val="41"/>
        </w:numPr>
      </w:pPr>
      <w:r w:rsidRPr="00BC50FB">
        <w:t>"Annulé"</w:t>
      </w:r>
    </w:p>
    <w:p w:rsidRPr="00BC50FB" w:rsidR="00E97046" w:rsidP="00E97046" w:rsidRDefault="00E97046" w14:paraId="318ECA1D" w14:textId="4DFF7D00">
      <w:r w:rsidRPr="00BC50FB">
        <w:t>Lors de la planification des réunions, il est essentiel de spécifier clairement l'objectif et de choisir un titre explicite.</w:t>
      </w:r>
    </w:p>
    <w:p w:rsidRPr="00BC50FB" w:rsidR="00E97046" w:rsidP="00E97046" w:rsidRDefault="00E97046" w14:paraId="4DEC8B75" w14:textId="5D6B5186">
      <w:r w:rsidRPr="00BC50FB">
        <w:t>Il est fortement déconseillé de copier-coller une longue liste d'échanges antérieurs sur le sujet afin de protéger la confidentialité des informations propres à la DSIN.</w:t>
      </w:r>
    </w:p>
    <w:p w:rsidRPr="00BC50FB" w:rsidR="00E97046" w:rsidP="00E97046" w:rsidRDefault="00E97046" w14:paraId="1CAD1276" w14:textId="66D203AC">
      <w:r w:rsidRPr="00BC50FB">
        <w:t>En cas de doute quant à l'objectif de la réunion, il est recommandé de demander des clarifications.</w:t>
      </w:r>
    </w:p>
    <w:p w:rsidRPr="00BC50FB" w:rsidR="00BC50FB" w:rsidP="00BC50FB" w:rsidRDefault="00E97046" w14:paraId="2F74FB37" w14:textId="3F8CE194">
      <w:r>
        <w:rPr>
          <w:b/>
          <w:bCs/>
        </w:rPr>
        <w:t>R</w:t>
      </w:r>
      <w:r w:rsidRPr="00BC50FB" w:rsidR="00BC50FB">
        <w:rPr>
          <w:b/>
          <w:bCs/>
        </w:rPr>
        <w:t>éunions en visioconférence</w:t>
      </w:r>
    </w:p>
    <w:p w:rsidR="00E97046" w:rsidP="00E97046" w:rsidRDefault="00BC50FB" w14:paraId="0F42C47D" w14:textId="77777777">
      <w:r w:rsidRPr="00BC50FB">
        <w:t>Il est recommandé de privilégier les réunions avec les fournisseurs en visioconférence pour simplifier la logistique. Les rencontres en personne impliquent souvent une complexité logistique importante, y compris la coordination des participants sur deux sites, la réservation de salles si nécessaire, et la gestion des déplacements.</w:t>
      </w:r>
    </w:p>
    <w:p w:rsidRPr="00BC50FB" w:rsidR="00BC50FB" w:rsidP="00E97046" w:rsidRDefault="00BC50FB" w14:paraId="06536DB9" w14:textId="694B77E0">
      <w:r w:rsidRPr="00BC50FB">
        <w:t>En cas de nécessité ou de forte préférence pour une réunion en personne, il est fortement conseillé de ne pas inclure de lien visioconférence dans l'invitation pour éviter toute confusion.</w:t>
      </w:r>
    </w:p>
    <w:p w:rsidRPr="00BC50FB" w:rsidR="00BC50FB" w:rsidP="00E97046" w:rsidRDefault="00BC50FB" w14:paraId="49A5144B" w14:textId="0F78A968">
      <w:r w:rsidRPr="00BC50FB">
        <w:t>Cette recommandation s'applique également au deuxième entretien d'embauche.</w:t>
      </w:r>
    </w:p>
    <w:p w:rsidRPr="00BC50FB" w:rsidR="00BC50FB" w:rsidP="00BC50FB" w:rsidRDefault="00BC50FB" w14:paraId="2D25B2C6" w14:textId="30A3433C">
      <w:r w:rsidRPr="00BC50FB">
        <w:rPr>
          <w:b/>
          <w:bCs/>
        </w:rPr>
        <w:t>Gestion du Temps</w:t>
      </w:r>
    </w:p>
    <w:p w:rsidRPr="00BC50FB" w:rsidR="00BC50FB" w:rsidP="00E97046" w:rsidRDefault="00BC50FB" w14:paraId="5CAB5DC4" w14:textId="09D665C9">
      <w:r w:rsidRPr="00BC50FB">
        <w:t>Il est primordial de dédier des plages horaires spécifiques au travail individuel pour faire progresser les projets prioritaires, de préférence entre 9h et 18h.</w:t>
      </w:r>
      <w:r w:rsidR="00E97046">
        <w:t xml:space="preserve"> </w:t>
      </w:r>
      <w:r w:rsidRPr="00BC50FB">
        <w:t>Cette recommandation s'applique également aux pauses déjeuner, qui ne doivent pas être négligées.</w:t>
      </w:r>
    </w:p>
    <w:p w:rsidRPr="00BC50FB" w:rsidR="00BC50FB" w:rsidP="00752899" w:rsidRDefault="00BC50FB" w14:paraId="1B7C9445" w14:textId="637CB405">
      <w:pPr>
        <w:shd w:val="clear" w:color="auto" w:fill="FFFFFF"/>
        <w:spacing w:after="0" w:line="240" w:lineRule="auto"/>
        <w:rPr>
          <w:rFonts w:eastAsia="Times New Roman" w:cstheme="minorHAnsi"/>
          <w:lang w:eastAsia="fr-FR"/>
        </w:rPr>
      </w:pPr>
    </w:p>
    <w:p w:rsidRPr="00D8193F" w:rsidR="00D8193F" w:rsidP="00C56DE9" w:rsidRDefault="00D8193F" w14:paraId="714D22B8" w14:textId="6D077AD3">
      <w:pPr>
        <w:pStyle w:val="Titre3"/>
      </w:pPr>
      <w:bookmarkStart w:name="_Toc108464671" w:id="19"/>
      <w:bookmarkStart w:name="_Toc141100185" w:id="20"/>
      <w:r>
        <w:t>Organisation des r</w:t>
      </w:r>
      <w:r w:rsidRPr="00D8193F">
        <w:t>éunions</w:t>
      </w:r>
      <w:bookmarkEnd w:id="19"/>
      <w:bookmarkEnd w:id="20"/>
      <w:r w:rsidRPr="00D8193F">
        <w:t xml:space="preserve"> de pilotage</w:t>
      </w:r>
    </w:p>
    <w:p w:rsidR="00D8193F" w:rsidP="00D8193F" w:rsidRDefault="00D8193F" w14:paraId="3739F344" w14:textId="77777777">
      <w:r>
        <w:t>Les réunions de grande importance doivent être précédées de réunions préparatoires. Pour toutes ces réunions, un rappel de l'ordre du jour et du lieu de la réunion est nécessaire au moins 2 jours avant leur tenue.</w:t>
      </w:r>
    </w:p>
    <w:p w:rsidRPr="008A3A8C" w:rsidR="00D8193F" w:rsidP="002E2391" w:rsidRDefault="00D8193F" w14:paraId="3E878D86" w14:textId="5B7C05AD">
      <w:r>
        <w:t>Des réunions institutionnelles ou imposées par des acteurs externes s'insèrent régulièrement dans les agendas. Afin d'éviter le cumul de réunions sur la période de quinze jours dans l'agenda du DSI et de son adjointe, une revue régulière est effectuée tous les deux à trois jours par les assistantes. Si des modifications sont apportées par des instances extérieures, le DSI envoie une communication sur le canal réservé aux assistantes pour une information appropriée.</w:t>
      </w:r>
    </w:p>
    <w:p w:rsidR="00E9307B" w:rsidP="002B027C" w:rsidRDefault="00E9307B" w14:paraId="1617BC04" w14:textId="279498A2">
      <w:pPr>
        <w:shd w:val="clear" w:color="auto" w:fill="FFFFFF"/>
        <w:spacing w:after="0" w:line="240" w:lineRule="auto"/>
        <w:rPr>
          <w:rFonts w:ascii="Segoe UI" w:hAnsi="Segoe UI" w:eastAsia="Times New Roman" w:cs="Segoe UI"/>
          <w:color w:val="242424"/>
          <w:sz w:val="21"/>
          <w:szCs w:val="21"/>
          <w:lang w:eastAsia="fr-FR"/>
        </w:rPr>
      </w:pPr>
    </w:p>
    <w:p w:rsidR="00E9307B" w:rsidP="00C56DE9" w:rsidRDefault="00E9307B" w14:paraId="0AB034A7" w14:textId="7DB33CCD">
      <w:pPr>
        <w:pStyle w:val="Titre2"/>
      </w:pPr>
      <w:bookmarkStart w:name="_Toc1871206721" w:id="21"/>
      <w:bookmarkStart w:name="_Toc141100183" w:id="22"/>
      <w:r w:rsidRPr="4D21D88E">
        <w:t xml:space="preserve">Télétravail </w:t>
      </w:r>
      <w:bookmarkEnd w:id="21"/>
      <w:bookmarkEnd w:id="22"/>
    </w:p>
    <w:p w:rsidR="00E97046" w:rsidP="00E97046" w:rsidRDefault="009115C8" w14:paraId="66264C95" w14:textId="77777777">
      <w:pPr>
        <w:rPr>
          <w:lang w:eastAsia="fr-FR"/>
        </w:rPr>
      </w:pPr>
      <w:r>
        <w:rPr>
          <w:lang w:eastAsia="fr-FR"/>
        </w:rPr>
        <w:t xml:space="preserve">Le télétravail est défini comme la réalisation des activités professionnelles habituellement effectuées dans les locaux de l’entreprise, à partir d’un lieu autre que ces locaux. </w:t>
      </w:r>
    </w:p>
    <w:p w:rsidR="009115C8" w:rsidP="00E97046" w:rsidRDefault="009115C8" w14:paraId="65DED669" w14:textId="6654CD43">
      <w:pPr>
        <w:rPr>
          <w:lang w:eastAsia="fr-FR"/>
        </w:rPr>
      </w:pPr>
      <w:r w:rsidRPr="009115C8">
        <w:rPr>
          <w:lang w:eastAsia="fr-FR"/>
        </w:rPr>
        <w:t>Sous la validation du responsable de domaine, il est permis d'accorder un jour de télétravail par semaine au maximum. Cependant, dans des cas particuliers et après approbation spécifique, il peut être envisagé d'autoriser davantage de jours de télétravail. La demande pour des jours de télétravail supplémentaires doit être formulée de manière formelle et motivée, et elle sera examinée au cas par cas.</w:t>
      </w:r>
    </w:p>
    <w:p w:rsidR="009115C8" w:rsidP="002E2391" w:rsidRDefault="009115C8" w14:paraId="75C58415" w14:textId="30D461FF">
      <w:pPr>
        <w:shd w:val="clear" w:color="auto" w:fill="FFFFFF"/>
        <w:spacing w:after="0" w:line="240" w:lineRule="auto"/>
        <w:rPr>
          <w:u w:val="single"/>
          <w:lang w:eastAsia="fr-FR"/>
        </w:rPr>
      </w:pPr>
      <w:r w:rsidRPr="009115C8">
        <w:rPr>
          <w:u w:val="single"/>
          <w:lang w:eastAsia="fr-FR"/>
        </w:rPr>
        <w:t xml:space="preserve">Conditions de Télétravail : </w:t>
      </w:r>
    </w:p>
    <w:p w:rsidRPr="009115C8" w:rsidR="009115C8" w:rsidP="002E2391" w:rsidRDefault="009115C8" w14:paraId="5EC04409" w14:textId="77777777">
      <w:pPr>
        <w:shd w:val="clear" w:color="auto" w:fill="FFFFFF"/>
        <w:spacing w:after="0" w:line="240" w:lineRule="auto"/>
        <w:rPr>
          <w:u w:val="single"/>
          <w:lang w:eastAsia="fr-FR"/>
        </w:rPr>
      </w:pPr>
    </w:p>
    <w:p w:rsidRPr="009115C8" w:rsidR="009115C8" w:rsidP="003570F8" w:rsidRDefault="009115C8" w14:paraId="125565DE" w14:textId="11F6BF45">
      <w:pPr>
        <w:pStyle w:val="Paragraphedeliste"/>
        <w:numPr>
          <w:ilvl w:val="0"/>
          <w:numId w:val="17"/>
        </w:numPr>
        <w:shd w:val="clear" w:color="auto" w:fill="FFFFFF"/>
        <w:spacing w:after="0" w:line="240" w:lineRule="auto"/>
        <w:rPr>
          <w:lang w:eastAsia="fr-FR"/>
        </w:rPr>
      </w:pPr>
      <w:r w:rsidRPr="009115C8">
        <w:rPr>
          <w:lang w:eastAsia="fr-FR"/>
        </w:rPr>
        <w:t xml:space="preserve">Les employés doivent obtenir l'approbation de leur responsable </w:t>
      </w:r>
      <w:r>
        <w:rPr>
          <w:lang w:eastAsia="fr-FR"/>
        </w:rPr>
        <w:t xml:space="preserve">sur shift au moins 3 jours </w:t>
      </w:r>
      <w:r w:rsidRPr="009115C8">
        <w:rPr>
          <w:lang w:eastAsia="fr-FR"/>
        </w:rPr>
        <w:t xml:space="preserve">avant de télétravailler. </w:t>
      </w:r>
    </w:p>
    <w:p w:rsidRPr="009115C8" w:rsidR="009115C8" w:rsidP="003570F8" w:rsidRDefault="009115C8" w14:paraId="50D2D18B" w14:textId="659C0571">
      <w:pPr>
        <w:pStyle w:val="Paragraphedeliste"/>
        <w:numPr>
          <w:ilvl w:val="0"/>
          <w:numId w:val="17"/>
        </w:numPr>
        <w:shd w:val="clear" w:color="auto" w:fill="FFFFFF"/>
        <w:spacing w:after="0" w:line="240" w:lineRule="auto"/>
        <w:rPr>
          <w:lang w:eastAsia="fr-FR"/>
        </w:rPr>
      </w:pPr>
      <w:r w:rsidRPr="009115C8">
        <w:rPr>
          <w:lang w:eastAsia="fr-FR"/>
        </w:rPr>
        <w:t>Un espace de travail sûr, ergonomique et approprié doit être mis en place à domicile.</w:t>
      </w:r>
    </w:p>
    <w:p w:rsidRPr="009115C8" w:rsidR="009115C8" w:rsidP="003570F8" w:rsidRDefault="009115C8" w14:paraId="5681DEB6" w14:textId="77777777">
      <w:pPr>
        <w:pStyle w:val="Paragraphedeliste"/>
        <w:numPr>
          <w:ilvl w:val="0"/>
          <w:numId w:val="17"/>
        </w:numPr>
        <w:shd w:val="clear" w:color="auto" w:fill="FFFFFF"/>
        <w:spacing w:after="0" w:line="240" w:lineRule="auto"/>
        <w:rPr>
          <w:lang w:eastAsia="fr-FR"/>
        </w:rPr>
      </w:pPr>
      <w:r w:rsidRPr="009115C8">
        <w:rPr>
          <w:lang w:eastAsia="fr-FR"/>
        </w:rPr>
        <w:t xml:space="preserve">Les employés doivent respecter les horaires de travail convenus et être disponibles pendant les heures normales de bureau. </w:t>
      </w:r>
    </w:p>
    <w:p w:rsidRPr="009115C8" w:rsidR="009115C8" w:rsidP="003570F8" w:rsidRDefault="009115C8" w14:paraId="765D6AA6" w14:textId="15FAEDCF">
      <w:pPr>
        <w:pStyle w:val="Paragraphedeliste"/>
        <w:numPr>
          <w:ilvl w:val="0"/>
          <w:numId w:val="17"/>
        </w:numPr>
        <w:shd w:val="clear" w:color="auto" w:fill="FFFFFF"/>
        <w:spacing w:after="0" w:line="240" w:lineRule="auto"/>
        <w:rPr>
          <w:lang w:eastAsia="fr-FR"/>
        </w:rPr>
      </w:pPr>
      <w:r w:rsidRPr="5C06F927">
        <w:rPr>
          <w:lang w:eastAsia="fr-FR"/>
        </w:rPr>
        <w:t>La confidentialité des informations professionnelles doit être maintenue à tout moment.</w:t>
      </w:r>
    </w:p>
    <w:p w:rsidR="00E97046" w:rsidP="003570F8" w:rsidRDefault="3EDDB3B3" w14:paraId="43A56BC8" w14:textId="77777777">
      <w:pPr>
        <w:pStyle w:val="Paragraphedeliste"/>
        <w:numPr>
          <w:ilvl w:val="0"/>
          <w:numId w:val="17"/>
        </w:numPr>
        <w:shd w:val="clear" w:color="auto" w:fill="FFFFFF" w:themeFill="background1"/>
        <w:spacing w:after="0" w:line="240" w:lineRule="auto"/>
        <w:rPr>
          <w:lang w:eastAsia="fr-FR"/>
        </w:rPr>
      </w:pPr>
      <w:r w:rsidRPr="5C06F927">
        <w:rPr>
          <w:lang w:eastAsia="fr-FR"/>
        </w:rPr>
        <w:t xml:space="preserve">Il est important de ne pas consécutivement prendre des jours de congé et des jours en télétravail. </w:t>
      </w:r>
    </w:p>
    <w:p w:rsidR="3EDDB3B3" w:rsidP="003570F8" w:rsidRDefault="3EDDB3B3" w14:paraId="2361AD95" w14:textId="5E537B13">
      <w:pPr>
        <w:pStyle w:val="Paragraphedeliste"/>
        <w:numPr>
          <w:ilvl w:val="0"/>
          <w:numId w:val="17"/>
        </w:numPr>
        <w:shd w:val="clear" w:color="auto" w:fill="FFFFFF" w:themeFill="background1"/>
        <w:spacing w:after="0" w:line="240" w:lineRule="auto"/>
        <w:rPr>
          <w:lang w:eastAsia="fr-FR"/>
        </w:rPr>
      </w:pPr>
      <w:r w:rsidRPr="00E97046">
        <w:rPr>
          <w:lang w:eastAsia="fr-FR"/>
        </w:rPr>
        <w:t>Un minimum de trois jours de présence en entreprise est requis.</w:t>
      </w:r>
    </w:p>
    <w:p w:rsidR="009115C8" w:rsidP="002E2391" w:rsidRDefault="009115C8" w14:paraId="38D48EBD" w14:textId="0E508F7C">
      <w:pPr>
        <w:shd w:val="clear" w:color="auto" w:fill="FFFFFF"/>
        <w:spacing w:after="0" w:line="240" w:lineRule="auto"/>
        <w:rPr>
          <w:rFonts w:ascii="Segoe UI" w:hAnsi="Segoe UI" w:eastAsia="Times New Roman" w:cs="Segoe UI"/>
          <w:color w:val="242424"/>
          <w:sz w:val="21"/>
          <w:szCs w:val="21"/>
          <w:lang w:eastAsia="fr-FR"/>
        </w:rPr>
      </w:pPr>
    </w:p>
    <w:p w:rsidR="00E97046" w:rsidP="002E2391" w:rsidRDefault="00E97046" w14:paraId="439D4843" w14:textId="77777777">
      <w:pPr>
        <w:shd w:val="clear" w:color="auto" w:fill="FFFFFF"/>
        <w:spacing w:after="0" w:line="240" w:lineRule="auto"/>
        <w:rPr>
          <w:rFonts w:ascii="Segoe UI" w:hAnsi="Segoe UI" w:eastAsia="Times New Roman" w:cs="Segoe UI"/>
          <w:color w:val="242424"/>
          <w:sz w:val="21"/>
          <w:szCs w:val="21"/>
          <w:lang w:eastAsia="fr-FR"/>
        </w:rPr>
      </w:pPr>
    </w:p>
    <w:p w:rsidRPr="009115C8" w:rsidR="009115C8" w:rsidP="009115C8" w:rsidRDefault="009115C8" w14:paraId="20246FA8" w14:textId="3A1EA4AD">
      <w:pPr>
        <w:shd w:val="clear" w:color="auto" w:fill="FFFFFF"/>
        <w:spacing w:after="0" w:line="240" w:lineRule="auto"/>
        <w:rPr>
          <w:u w:val="single"/>
          <w:lang w:eastAsia="fr-FR"/>
        </w:rPr>
      </w:pPr>
      <w:r w:rsidRPr="009115C8">
        <w:rPr>
          <w:u w:val="single"/>
          <w:lang w:eastAsia="fr-FR"/>
        </w:rPr>
        <w:t>Plusieurs rappels importants concernant le télétravail :</w:t>
      </w:r>
    </w:p>
    <w:p w:rsidRPr="009115C8" w:rsidR="009115C8" w:rsidP="009115C8" w:rsidRDefault="009115C8" w14:paraId="30DC5440" w14:textId="77777777">
      <w:pPr>
        <w:shd w:val="clear" w:color="auto" w:fill="FFFFFF"/>
        <w:spacing w:after="0" w:line="240" w:lineRule="auto"/>
        <w:rPr>
          <w:rFonts w:ascii="Segoe UI" w:hAnsi="Segoe UI" w:eastAsia="Times New Roman" w:cs="Segoe UI"/>
          <w:color w:val="242424"/>
          <w:sz w:val="21"/>
          <w:szCs w:val="21"/>
          <w:lang w:eastAsia="fr-FR"/>
        </w:rPr>
      </w:pPr>
    </w:p>
    <w:p w:rsidR="009115C8" w:rsidP="003570F8" w:rsidRDefault="009115C8" w14:paraId="0022B5C1" w14:textId="601D67B7">
      <w:pPr>
        <w:pStyle w:val="Paragraphedeliste"/>
        <w:numPr>
          <w:ilvl w:val="0"/>
          <w:numId w:val="18"/>
        </w:numPr>
        <w:rPr>
          <w:lang w:eastAsia="fr-FR"/>
        </w:rPr>
      </w:pPr>
      <w:del w:author="BANCHET Sandrine" w:date="2025-01-22T11:28:53.363Z" w:id="250344868">
        <w:r w:rsidRPr="192C5418" w:rsidDel="009115C8">
          <w:rPr>
            <w:highlight w:val="yellow"/>
            <w:lang w:eastAsia="fr-FR"/>
          </w:rPr>
          <w:delText xml:space="preserve">Prise en charge des enfants : En cas de fermeture de classe non liée à la </w:delText>
        </w:r>
        <w:r w:rsidRPr="192C5418" w:rsidDel="009115C8">
          <w:rPr>
            <w:highlight w:val="yellow"/>
            <w:lang w:eastAsia="fr-FR"/>
          </w:rPr>
          <w:delText>Covid</w:delText>
        </w:r>
        <w:r w:rsidRPr="192C5418" w:rsidDel="009115C8">
          <w:rPr>
            <w:highlight w:val="yellow"/>
            <w:lang w:eastAsia="fr-FR"/>
          </w:rPr>
          <w:delText>, les enfants du personnel hospitalier sont prioritairement pris en charge par les écoles ou organismes locaux.</w:delText>
        </w:r>
        <w:r w:rsidRPr="192C5418" w:rsidDel="00800A1F">
          <w:rPr>
            <w:highlight w:val="yellow"/>
            <w:lang w:eastAsia="fr-FR"/>
          </w:rPr>
          <w:delText xml:space="preserve"> </w:delText>
        </w:r>
      </w:del>
      <w:r w:rsidRPr="192C5418" w:rsidR="00800A1F">
        <w:rPr>
          <w:highlight w:val="yellow"/>
          <w:lang w:eastAsia="fr-FR"/>
        </w:rPr>
        <w:t>Le télétravail ne vise pas à résoudre des problèmes de garde d'enfants</w:t>
      </w:r>
      <w:r w:rsidRPr="192C5418" w:rsidR="00800A1F">
        <w:rPr>
          <w:lang w:eastAsia="fr-FR"/>
        </w:rPr>
        <w:t>.</w:t>
      </w:r>
    </w:p>
    <w:p w:rsidRPr="00800A1F" w:rsidR="00800A1F" w:rsidP="192C5418" w:rsidRDefault="00800A1F" w14:paraId="6320BA02" w14:textId="17110105">
      <w:pPr>
        <w:shd w:val="clear" w:color="auto" w:fill="FFFFFF" w:themeFill="background1"/>
        <w:spacing w:before="100" w:beforeAutospacing="on" w:after="100" w:afterAutospacing="on" w:line="240" w:lineRule="auto"/>
        <w:jc w:val="left"/>
        <w:rPr>
          <w:del w:author="BANCHET Sandrine" w:date="2025-01-22T11:28:26.057Z" w16du:dateUtc="2025-01-22T11:28:26.057Z" w:id="693947196"/>
          <w:rFonts w:ascii="Segoe UI" w:hAnsi="Segoe UI" w:eastAsia="Times New Roman" w:cs="Segoe UI"/>
          <w:color w:val="242424"/>
          <w:sz w:val="21"/>
          <w:szCs w:val="21"/>
          <w:lang w:eastAsia="fr-FR"/>
        </w:rPr>
      </w:pPr>
      <w:del w:author="BANCHET Sandrine" w:date="2025-01-22T11:28:26.058Z" w:id="439763720">
        <w:r w:rsidRPr="192C5418" w:rsidDel="00800A1F">
          <w:rPr>
            <w:rFonts w:ascii="Segoe UI" w:hAnsi="Segoe UI" w:eastAsia="Times New Roman" w:cs="Segoe UI"/>
            <w:color w:val="EC8F45"/>
            <w:sz w:val="21"/>
            <w:szCs w:val="21"/>
            <w:lang w:eastAsia="fr-FR"/>
          </w:rPr>
          <w:delText>MFO question ==&gt; Encore d'actualité ?</w:delText>
        </w:r>
      </w:del>
    </w:p>
    <w:p w:rsidRPr="009115C8" w:rsidR="009115C8" w:rsidP="003570F8" w:rsidRDefault="009115C8" w14:paraId="3E6A2BB7" w14:textId="2028BAF8">
      <w:pPr>
        <w:pStyle w:val="Paragraphedeliste"/>
        <w:numPr>
          <w:ilvl w:val="0"/>
          <w:numId w:val="18"/>
        </w:numPr>
        <w:rPr>
          <w:lang w:eastAsia="fr-FR"/>
        </w:rPr>
      </w:pPr>
      <w:r w:rsidRPr="00800A1F">
        <w:rPr>
          <w:lang w:eastAsia="fr-FR"/>
        </w:rPr>
        <w:t>Disponibilité à proximité de l'hôpital :</w:t>
      </w:r>
      <w:r w:rsidR="00800A1F">
        <w:rPr>
          <w:lang w:eastAsia="fr-FR"/>
        </w:rPr>
        <w:t xml:space="preserve"> </w:t>
      </w:r>
      <w:r w:rsidRPr="009115C8">
        <w:rPr>
          <w:lang w:eastAsia="fr-FR"/>
        </w:rPr>
        <w:t>Il est impératif de rester à proximité de l'hôpital, car il peut être nécessaire de vous demander de venir sur site à tout moment pour assurer la continuité du service public et la bonne prise en charge des patients par vos collègues soignants.</w:t>
      </w:r>
    </w:p>
    <w:p w:rsidRPr="009115C8" w:rsidR="009115C8" w:rsidP="003570F8" w:rsidRDefault="009115C8" w14:paraId="0A2520BF" w14:textId="37065264">
      <w:pPr>
        <w:pStyle w:val="Paragraphedeliste"/>
        <w:numPr>
          <w:ilvl w:val="0"/>
          <w:numId w:val="18"/>
        </w:numPr>
        <w:rPr>
          <w:lang w:eastAsia="fr-FR"/>
        </w:rPr>
      </w:pPr>
      <w:r w:rsidRPr="009115C8">
        <w:rPr>
          <w:lang w:eastAsia="fr-FR"/>
        </w:rPr>
        <w:t>Gestion des rendez-vous privés :</w:t>
      </w:r>
      <w:r w:rsidR="00800A1F">
        <w:rPr>
          <w:lang w:eastAsia="fr-FR"/>
        </w:rPr>
        <w:t xml:space="preserve"> </w:t>
      </w:r>
      <w:r w:rsidRPr="009115C8">
        <w:rPr>
          <w:lang w:eastAsia="fr-FR"/>
        </w:rPr>
        <w:t xml:space="preserve">Les rendez-vous privés ne peuvent être pris pendant les horaires de télétravail. </w:t>
      </w:r>
    </w:p>
    <w:p w:rsidRPr="009115C8" w:rsidR="009115C8" w:rsidP="003570F8" w:rsidRDefault="009115C8" w14:paraId="001436C9" w14:textId="540B9948">
      <w:pPr>
        <w:pStyle w:val="Paragraphedeliste"/>
        <w:numPr>
          <w:ilvl w:val="0"/>
          <w:numId w:val="18"/>
        </w:numPr>
        <w:rPr>
          <w:lang w:eastAsia="fr-FR"/>
        </w:rPr>
      </w:pPr>
      <w:r w:rsidRPr="009115C8">
        <w:rPr>
          <w:lang w:eastAsia="fr-FR"/>
        </w:rPr>
        <w:t>Annulation des journées de télétravail :</w:t>
      </w:r>
      <w:r w:rsidR="00800A1F">
        <w:rPr>
          <w:lang w:eastAsia="fr-FR"/>
        </w:rPr>
        <w:t xml:space="preserve"> </w:t>
      </w:r>
      <w:r w:rsidRPr="009115C8">
        <w:rPr>
          <w:lang w:eastAsia="fr-FR"/>
        </w:rPr>
        <w:t>Les journées de télétravail peuvent être annulées par votre hiérarchie en cas de nécessité de présence sur site dans le cadre de projets en cours (réunions, visites, déplacements sur les sites, etc.). Vous serez informé au moins 1/2 journée ouvrée à l'avance.</w:t>
      </w:r>
    </w:p>
    <w:p w:rsidRPr="009115C8" w:rsidR="009115C8" w:rsidP="003570F8" w:rsidRDefault="009115C8" w14:paraId="4227530B" w14:textId="363FE970">
      <w:pPr>
        <w:pStyle w:val="Paragraphedeliste"/>
        <w:numPr>
          <w:ilvl w:val="0"/>
          <w:numId w:val="18"/>
        </w:numPr>
        <w:rPr>
          <w:lang w:eastAsia="fr-FR"/>
        </w:rPr>
      </w:pPr>
      <w:r w:rsidRPr="009115C8">
        <w:rPr>
          <w:lang w:eastAsia="fr-FR"/>
        </w:rPr>
        <w:t>Respect des tâches assignées :</w:t>
      </w:r>
      <w:r w:rsidR="00800A1F">
        <w:rPr>
          <w:lang w:eastAsia="fr-FR"/>
        </w:rPr>
        <w:t xml:space="preserve"> </w:t>
      </w:r>
      <w:r w:rsidRPr="009115C8">
        <w:rPr>
          <w:lang w:eastAsia="fr-FR"/>
        </w:rPr>
        <w:t>Tout manquement dans l'accomplissement des tâches, telles que non-respect des procédures, absence de réponse aux demandes de renseignements, ou absence de réponse aux appels (via Teams), peut entraîner l'annulation des journées de télétravail.</w:t>
      </w:r>
    </w:p>
    <w:p w:rsidR="009115C8" w:rsidP="003570F8" w:rsidRDefault="009115C8" w14:paraId="12F4BE92" w14:textId="54BD07C3">
      <w:pPr>
        <w:pStyle w:val="Paragraphedeliste"/>
        <w:numPr>
          <w:ilvl w:val="0"/>
          <w:numId w:val="18"/>
        </w:numPr>
        <w:rPr>
          <w:lang w:eastAsia="fr-FR"/>
        </w:rPr>
      </w:pPr>
      <w:r w:rsidRPr="009115C8">
        <w:rPr>
          <w:lang w:eastAsia="fr-FR"/>
        </w:rPr>
        <w:t xml:space="preserve">Courtoisie lors des visioconférences : </w:t>
      </w:r>
      <w:r w:rsidR="00800A1F">
        <w:rPr>
          <w:lang w:eastAsia="fr-FR"/>
        </w:rPr>
        <w:t>si</w:t>
      </w:r>
      <w:r w:rsidRPr="009115C8">
        <w:rPr>
          <w:lang w:eastAsia="fr-FR"/>
        </w:rPr>
        <w:t xml:space="preserve"> votre interlocuteur active sa v</w:t>
      </w:r>
      <w:r w:rsidR="00E97046">
        <w:rPr>
          <w:lang w:eastAsia="fr-FR"/>
        </w:rPr>
        <w:t>idéo</w:t>
      </w:r>
      <w:r w:rsidRPr="009115C8">
        <w:rPr>
          <w:lang w:eastAsia="fr-FR"/>
        </w:rPr>
        <w:t xml:space="preserve"> lors des réunions virtuelles, vous êtes tenu de faire de même.</w:t>
      </w:r>
    </w:p>
    <w:p w:rsidRPr="002E2391" w:rsidR="002E2391" w:rsidP="002E2391" w:rsidRDefault="00800A1F" w14:paraId="1BED11C4" w14:textId="72DF9BCE">
      <w:pPr>
        <w:rPr>
          <w:lang w:eastAsia="fr-FR"/>
        </w:rPr>
      </w:pPr>
      <w:r w:rsidRPr="00800A1F">
        <w:rPr>
          <w:lang w:eastAsia="fr-FR"/>
        </w:rPr>
        <w:t xml:space="preserve">Il est crucial de déterminer clairement qui sera votre remplaçant(e) lorsque vous êtes en télétravail, notamment sur les sujets nécessitant une proximité physique. Cette démarche garantira la continuité des activités et maintiendra un niveau optimal de collaboration au sein de l'équipe. </w:t>
      </w:r>
    </w:p>
    <w:p w:rsidRPr="00E9307B" w:rsidR="00E9307B" w:rsidP="00C56DE9" w:rsidRDefault="00E9307B" w14:paraId="5C696275" w14:textId="3154CCEF">
      <w:pPr>
        <w:pStyle w:val="Titre2"/>
      </w:pPr>
      <w:bookmarkStart w:name="_Toc1314907006" w:id="23"/>
      <w:bookmarkStart w:name="_Toc141100184" w:id="24"/>
      <w:r w:rsidRPr="4D21D88E">
        <w:t>Astreintes</w:t>
      </w:r>
      <w:bookmarkEnd w:id="23"/>
      <w:bookmarkEnd w:id="24"/>
    </w:p>
    <w:p w:rsidRPr="00B50C9D" w:rsidR="002E2391" w:rsidP="002E2391" w:rsidRDefault="00FB2686" w14:paraId="330EFB65" w14:textId="43F175EB">
      <w:pPr>
        <w:shd w:val="clear" w:color="auto" w:fill="FFFFFF"/>
        <w:spacing w:after="0" w:line="240" w:lineRule="auto"/>
        <w:rPr>
          <w:rFonts w:ascii="Segoe UI" w:hAnsi="Segoe UI" w:eastAsia="Times New Roman" w:cs="Segoe UI"/>
          <w:color w:val="5B5FC7"/>
          <w:sz w:val="21"/>
          <w:szCs w:val="21"/>
          <w:highlight w:val="green"/>
          <w:u w:val="single"/>
          <w:lang w:eastAsia="fr-FR"/>
        </w:rPr>
      </w:pPr>
      <w:r w:rsidRPr="00B50C9D">
        <w:rPr>
          <w:highlight w:val="green"/>
          <w:lang w:eastAsia="fr-FR"/>
        </w:rPr>
        <w:t>Les commentaires relatifs aux interventions durant les périodes d'astreintes doivent être consignés dans le</w:t>
      </w:r>
      <w:r w:rsidRPr="00B50C9D">
        <w:rPr>
          <w:rFonts w:ascii="Segoe UI" w:hAnsi="Segoe UI" w:cs="Segoe UI"/>
          <w:color w:val="374151"/>
          <w:highlight w:val="green"/>
        </w:rPr>
        <w:t xml:space="preserve"> </w:t>
      </w:r>
      <w:hyperlink w:tgtFrame="_blank" w:tooltip="https://teams.microsoft.com/l/file/c19031a0-39d0-4a09-adb2-629b7165515c?tenantid=2349fb79-605b-4153-958b-f28cf94757d6&amp;filetype=xlsx&amp;objecturl=https%3a%2f%2fghtpdfr.sharepoint.com%2fsites%2fdsi39%2fdocuments%20partages%2fgeneral%2fsih_referentiel%2fsihr_astrein" w:history="1" r:id="rId13">
        <w:r w:rsidRPr="00B50C9D" w:rsidR="002E2391">
          <w:rPr>
            <w:rFonts w:ascii="Segoe UI" w:hAnsi="Segoe UI" w:eastAsia="Times New Roman" w:cs="Segoe UI"/>
            <w:color w:val="5B5FC7"/>
            <w:sz w:val="21"/>
            <w:szCs w:val="21"/>
            <w:highlight w:val="green"/>
            <w:u w:val="single"/>
            <w:lang w:eastAsia="fr-FR"/>
          </w:rPr>
          <w:t>tableau de suivi des astreintes </w:t>
        </w:r>
      </w:hyperlink>
    </w:p>
    <w:p w:rsidRPr="00FB2686" w:rsidR="00FB2686" w:rsidP="002E2391" w:rsidRDefault="00FB2686" w14:paraId="331CCADE" w14:textId="029DA7D9">
      <w:pPr>
        <w:shd w:val="clear" w:color="auto" w:fill="FFFFFF"/>
        <w:spacing w:after="0" w:line="240" w:lineRule="auto"/>
        <w:rPr>
          <w:lang w:eastAsia="fr-FR"/>
        </w:rPr>
      </w:pPr>
      <w:r w:rsidRPr="00B50C9D">
        <w:rPr>
          <w:highlight w:val="green"/>
          <w:lang w:eastAsia="fr-FR"/>
        </w:rPr>
        <w:t>Cette pratique garantit une documentation centralisée et claire des actions entreprises, offrant une visibilité optimale sur les événements survenus pendant ces périodes critiques. Veillez à fournir des commentaires détaillés, incluant la nature de l'intervention, les actions entreprises, et tout autre élément pertinent. Cette démarche contribue à une gestion efficace des astreintes et facilite la communication au sein de l'équipe</w:t>
      </w:r>
      <w:r w:rsidRPr="00FB2686">
        <w:rPr>
          <w:lang w:eastAsia="fr-FR"/>
        </w:rPr>
        <w:t>.</w:t>
      </w:r>
    </w:p>
    <w:p w:rsidRPr="00D8193F" w:rsidR="00FF346F" w:rsidP="00D8193F" w:rsidRDefault="00B50C9D" w14:paraId="7E50A376" w14:textId="136FD8C6">
      <w:pPr>
        <w:spacing w:after="0" w:line="240" w:lineRule="auto"/>
        <w:rPr>
          <w:rFonts w:ascii="Segoe UI" w:hAnsi="Segoe UI" w:eastAsia="Times New Roman" w:cs="Segoe UI"/>
          <w:color w:val="70AD47" w:themeColor="accent6"/>
          <w:sz w:val="21"/>
          <w:szCs w:val="21"/>
          <w:lang w:eastAsia="fr-FR"/>
        </w:rPr>
      </w:pPr>
      <w:r w:rsidRPr="16377C38">
        <w:rPr>
          <w:rFonts w:ascii="Segoe UI" w:hAnsi="Segoe UI" w:eastAsia="Times New Roman" w:cs="Segoe UI"/>
          <w:color w:val="70AD47" w:themeColor="accent6"/>
          <w:sz w:val="21"/>
          <w:szCs w:val="21"/>
          <w:lang w:eastAsia="fr-FR"/>
        </w:rPr>
        <w:t>LK -&gt; le déplacer</w:t>
      </w:r>
      <w:r w:rsidRPr="16377C38" w:rsidR="00D8193F">
        <w:rPr>
          <w:rFonts w:ascii="Segoe UI" w:hAnsi="Segoe UI" w:eastAsia="Times New Roman" w:cs="Segoe UI"/>
          <w:color w:val="70AD47" w:themeColor="accent6"/>
          <w:sz w:val="21"/>
          <w:szCs w:val="21"/>
          <w:lang w:eastAsia="fr-FR"/>
        </w:rPr>
        <w:t xml:space="preserve"> dans une autre part</w:t>
      </w:r>
    </w:p>
    <w:p w:rsidR="63FA3D59" w:rsidP="16377C38" w:rsidRDefault="63FA3D59" w14:paraId="6C1BC21C" w14:textId="3CA21F1C">
      <w:pPr>
        <w:spacing w:after="0" w:line="240" w:lineRule="auto"/>
        <w:rPr>
          <w:rFonts w:ascii="Segoe UI" w:hAnsi="Segoe UI" w:eastAsia="Times New Roman" w:cs="Segoe UI"/>
          <w:color w:val="70AD47" w:themeColor="accent6"/>
          <w:sz w:val="21"/>
          <w:szCs w:val="21"/>
          <w:lang w:eastAsia="fr-FR"/>
        </w:rPr>
      </w:pPr>
      <w:r w:rsidRPr="16377C38">
        <w:rPr>
          <w:rFonts w:ascii="Segoe UI" w:hAnsi="Segoe UI" w:eastAsia="Times New Roman" w:cs="Segoe UI"/>
          <w:color w:val="70AD47" w:themeColor="accent6"/>
          <w:sz w:val="21"/>
          <w:szCs w:val="21"/>
          <w:lang w:eastAsia="fr-FR"/>
        </w:rPr>
        <w:t xml:space="preserve">Horaires d’astreintes ? </w:t>
      </w:r>
    </w:p>
    <w:p w:rsidR="00FF346F" w:rsidP="00C56DE9" w:rsidRDefault="00FB2686" w14:paraId="14AD0351" w14:textId="3020ACEF">
      <w:pPr>
        <w:pStyle w:val="Titre1"/>
      </w:pPr>
      <w:r>
        <w:t>Réunions</w:t>
      </w:r>
      <w:r w:rsidR="00FF346F">
        <w:t xml:space="preserve"> </w:t>
      </w:r>
    </w:p>
    <w:p w:rsidRPr="00E97046" w:rsidR="00E97046" w:rsidP="00E97046" w:rsidRDefault="00E97046" w14:paraId="7188125F" w14:textId="77777777">
      <w:pPr>
        <w:pStyle w:val="Titre2"/>
      </w:pPr>
      <w:bookmarkStart w:name="_Toc140755872" w:id="25"/>
      <w:bookmarkStart w:name="_Toc1582917045" w:id="26"/>
      <w:r w:rsidRPr="00E97046">
        <w:t>Suivi budgétaire</w:t>
      </w:r>
      <w:bookmarkEnd w:id="25"/>
      <w:bookmarkEnd w:id="26"/>
      <w:r w:rsidRPr="00E97046">
        <w:t xml:space="preserve"> </w:t>
      </w:r>
    </w:p>
    <w:p w:rsidRPr="00E97046" w:rsidR="00E97046" w:rsidP="00E97046" w:rsidRDefault="00E97046" w14:paraId="0C35AE71" w14:textId="77777777">
      <w:r w:rsidRPr="00E97046">
        <w:t>Tous les deux mois, un point sur la situation financière de chaque projet individuel doit être fait.</w:t>
      </w:r>
    </w:p>
    <w:p w:rsidRPr="00E97046" w:rsidR="00E97046" w:rsidP="00E97046" w:rsidRDefault="00E97046" w14:paraId="7097258A" w14:textId="7C83CD38">
      <w:r w:rsidRPr="00E97046">
        <w:t>Au début de chaque année, une attention particulière doit être portée aux ajustements budgétaires réalisés au cours de l'année précédente. Ces ajustements, ou "reports", sont évalués à partir du 1er janvier de l'année en cours.</w:t>
      </w:r>
    </w:p>
    <w:p w:rsidR="0052162B" w:rsidP="00C56DE9" w:rsidRDefault="0052162B" w14:paraId="6430AF0D" w14:textId="77777777">
      <w:pPr>
        <w:pStyle w:val="Titre2"/>
      </w:pPr>
      <w:r>
        <w:t>Réunion DSIN</w:t>
      </w:r>
    </w:p>
    <w:p w:rsidRPr="00D8193F" w:rsidR="00D8193F" w:rsidP="00094ACE" w:rsidRDefault="00D8193F" w14:paraId="42007703" w14:textId="77777777">
      <w:pPr>
        <w:rPr>
          <w:lang w:eastAsia="fr-FR"/>
        </w:rPr>
      </w:pPr>
      <w:r w:rsidRPr="00D8193F">
        <w:rPr>
          <w:lang w:eastAsia="fr-FR"/>
        </w:rPr>
        <w:t xml:space="preserve">Trois à quatre fois par an, </w:t>
      </w:r>
      <w:r w:rsidRPr="00D8193F">
        <w:rPr>
          <w:b/>
          <w:lang w:eastAsia="fr-FR"/>
        </w:rPr>
        <w:t>une réunion de service</w:t>
      </w:r>
      <w:r w:rsidRPr="00D8193F">
        <w:rPr>
          <w:lang w:eastAsia="fr-FR"/>
        </w:rPr>
        <w:t xml:space="preserve"> est organisée, invitant tous les membres de la DSIN à y participer. L'objectif principal de cette réunion est de diffuser des informations essentielles, de </w:t>
      </w:r>
      <w:r w:rsidRPr="00D8193F">
        <w:rPr>
          <w:lang w:eastAsia="fr-FR"/>
        </w:rPr>
        <w:t>présenter les nouveaux projets, et d'échanger sur l'état d'avancement des projets en cours. Ces rencontres se déroulent en alternance sur les deux sites du Groupement Hospitalier de Territoire (GHT)</w:t>
      </w:r>
    </w:p>
    <w:p w:rsidR="0052162B" w:rsidP="00094ACE" w:rsidRDefault="00094ACE" w14:paraId="41CD5FFF" w14:textId="5A6DD13A">
      <w:pPr>
        <w:rPr>
          <w:del w:author="BANCHET Sandrine" w:date="2025-01-22T11:31:13.994Z" w16du:dateUtc="2025-01-22T11:31:13.994Z" w:id="547082953"/>
          <w:lang w:eastAsia="fr-FR"/>
        </w:rPr>
      </w:pPr>
      <w:del w:author="BANCHET Sandrine" w:date="2025-01-22T11:31:13.997Z" w:id="2117627129">
        <w:r w:rsidRPr="192C5418" w:rsidDel="00094ACE">
          <w:rPr>
            <w:lang w:eastAsia="fr-FR"/>
          </w:rPr>
          <w:delText xml:space="preserve">Deux fois par an, nous organisons une réunion dédiée </w:delText>
        </w:r>
        <w:r w:rsidRPr="192C5418" w:rsidDel="00094ACE">
          <w:rPr>
            <w:lang w:eastAsia="fr-FR"/>
          </w:rPr>
          <w:delText>à la</w:delText>
        </w:r>
        <w:r w:rsidRPr="192C5418" w:rsidDel="00094ACE">
          <w:rPr>
            <w:b w:val="1"/>
            <w:bCs w:val="1"/>
            <w:lang w:eastAsia="fr-FR"/>
          </w:rPr>
          <w:delText xml:space="preserve"> présentation des applications de niveaux 3 et 4</w:delText>
        </w:r>
        <w:r w:rsidRPr="192C5418" w:rsidDel="00094ACE">
          <w:rPr>
            <w:lang w:eastAsia="fr-FR"/>
          </w:rPr>
          <w:delText>. L'objectif principal de cette rencontre est de faire le point sur ces applications, d'examiner en détail ces applications et d'effectuer un bilan périodique de leur évolution.</w:delText>
        </w:r>
      </w:del>
    </w:p>
    <w:p w:rsidR="00094ACE" w:rsidP="0052162B" w:rsidRDefault="00094ACE" w14:paraId="7CB3F8CD" w14:textId="77777777">
      <w:pPr>
        <w:shd w:val="clear" w:color="auto" w:fill="FFFFFF" w:themeFill="background1"/>
        <w:spacing w:after="0" w:line="240" w:lineRule="auto"/>
        <w:rPr>
          <w:lang w:eastAsia="fr-FR"/>
        </w:rPr>
      </w:pPr>
      <w:r w:rsidRPr="00094ACE">
        <w:rPr>
          <w:lang w:eastAsia="fr-FR"/>
        </w:rPr>
        <w:t xml:space="preserve">Chaque mois, une </w:t>
      </w:r>
      <w:r w:rsidRPr="00094ACE">
        <w:rPr>
          <w:b/>
          <w:lang w:eastAsia="fr-FR"/>
        </w:rPr>
        <w:t>réunion de domaine est planifiée</w:t>
      </w:r>
      <w:r w:rsidRPr="00094ACE">
        <w:rPr>
          <w:lang w:eastAsia="fr-FR"/>
        </w:rPr>
        <w:t>, à laquelle sont conviés tous les membres du domaine ainsi que, si nécessaire, les personnes de l'équipe Transversale. L'objectif de cette réunion est de faire le point sur les projets en cours, de suivre les actions entreprises, et d'échanger sur des sujets pertinents liés au domaine. Cela offre une occasion régulière de coordination, d'alignement et de collaboration au sein du domaine.</w:t>
      </w:r>
    </w:p>
    <w:p w:rsidR="00AC5AFD" w:rsidP="00AC5AFD" w:rsidRDefault="00AC5AFD" w14:paraId="71024B93" w14:textId="77777777"/>
    <w:p w:rsidR="00AC5AFD" w:rsidP="00C56DE9" w:rsidRDefault="00AC5AFD" w14:paraId="001A4B1B" w14:textId="77777777">
      <w:pPr>
        <w:pStyle w:val="Titre3"/>
      </w:pPr>
      <w:bookmarkStart w:name="_Toc31491911" w:id="27"/>
      <w:bookmarkStart w:name="_Toc141100188" w:id="28"/>
      <w:r w:rsidRPr="4D21D88E">
        <w:t>Présentation des applications critiques</w:t>
      </w:r>
      <w:bookmarkEnd w:id="27"/>
      <w:bookmarkEnd w:id="28"/>
    </w:p>
    <w:p w:rsidRPr="00F47EC9" w:rsidR="00820DAA" w:rsidDel="00F47EC9" w:rsidRDefault="00F47EC9" w14:paraId="12C05346" w14:textId="53629751">
      <w:pPr>
        <w:spacing w:before="100" w:beforeAutospacing="1" w:after="100" w:afterAutospacing="1" w:line="240" w:lineRule="auto"/>
        <w:jc w:val="left"/>
        <w:rPr>
          <w:del w:author="KEDDANI Leila" w:date="2025-01-16T16:34:00Z" w:id="29"/>
          <w:rFonts w:eastAsia="Times New Roman" w:cstheme="minorHAnsi"/>
          <w:lang w:eastAsia="fr-FR"/>
          <w:rPrChange w:author="KEDDANI Leila" w:date="2025-01-16T16:35:00Z" w:id="30">
            <w:rPr>
              <w:del w:author="KEDDANI Leila" w:date="2025-01-16T16:34:00Z" w:id="31"/>
              <w:rFonts w:ascii="Segoe UI" w:hAnsi="Segoe UI" w:eastAsia="Times New Roman" w:cs="Segoe UI"/>
              <w:color w:val="EC8F45"/>
              <w:sz w:val="21"/>
              <w:szCs w:val="21"/>
              <w:lang w:eastAsia="fr-FR"/>
            </w:rPr>
          </w:rPrChange>
        </w:rPr>
        <w:pPrChange w:author="KEDDANI Leila" w:date="2025-01-16T16:35:00Z" w:id="32">
          <w:pPr>
            <w:spacing w:after="0"/>
          </w:pPr>
        </w:pPrChange>
      </w:pPr>
      <w:ins w:author="KEDDANI Leila" w:date="2025-01-16T16:35:00Z" w:id="33">
        <w:r w:rsidRPr="00F47EC9">
          <w:rPr>
            <w:rFonts w:eastAsia="Times New Roman" w:cstheme="minorHAnsi"/>
            <w:lang w:eastAsia="fr-FR"/>
            <w:rPrChange w:author="KEDDANI Leila" w:date="2025-01-16T16:35:00Z" w:id="34">
              <w:rPr>
                <w:rFonts w:ascii="Times New Roman" w:hAnsi="Times New Roman" w:eastAsia="Times New Roman" w:cs="Times New Roman"/>
                <w:sz w:val="24"/>
                <w:szCs w:val="24"/>
                <w:lang w:eastAsia="fr-FR"/>
              </w:rPr>
            </w:rPrChange>
          </w:rPr>
          <w:t>Dans le cadre de l’amélioration de l’information et de la formation sur les applications critique, d</w:t>
        </w:r>
      </w:ins>
    </w:p>
    <w:p w:rsidR="00AC5AFD" w:rsidDel="00F47EC9" w:rsidP="00F47EC9" w:rsidRDefault="00AC5AFD" w14:paraId="482B694A" w14:textId="1D87734F">
      <w:pPr>
        <w:spacing w:after="0"/>
        <w:rPr>
          <w:del w:author="KEDDANI Leila" w:date="2025-01-16T16:38:00Z" w:id="35"/>
          <w:b/>
        </w:rPr>
      </w:pPr>
      <w:del w:author="KEDDANI Leila" w:date="2025-01-16T16:35:00Z" w:id="36">
        <w:r w:rsidRPr="00E97046" w:rsidDel="00F47EC9">
          <w:rPr>
            <w:rFonts w:eastAsia="Times New Roman" w:cstheme="minorHAnsi"/>
            <w:lang w:eastAsia="fr-FR"/>
          </w:rPr>
          <w:delText>D</w:delText>
        </w:r>
      </w:del>
      <w:proofErr w:type="gramStart"/>
      <w:r w:rsidRPr="00E97046">
        <w:rPr>
          <w:rFonts w:eastAsia="Times New Roman" w:cstheme="minorHAnsi"/>
          <w:lang w:eastAsia="fr-FR"/>
        </w:rPr>
        <w:t>eux</w:t>
      </w:r>
      <w:proofErr w:type="gramEnd"/>
      <w:r w:rsidRPr="00E97046">
        <w:rPr>
          <w:rFonts w:eastAsia="Times New Roman" w:cstheme="minorHAnsi"/>
          <w:lang w:eastAsia="fr-FR"/>
        </w:rPr>
        <w:t xml:space="preserve"> fois par an, des </w:t>
      </w:r>
      <w:r w:rsidRPr="00E97046" w:rsidR="00820DAA">
        <w:rPr>
          <w:rFonts w:eastAsia="Times New Roman" w:cstheme="minorHAnsi"/>
          <w:lang w:eastAsia="fr-FR"/>
        </w:rPr>
        <w:t>réunions de deux heures</w:t>
      </w:r>
      <w:r w:rsidRPr="00E97046">
        <w:rPr>
          <w:rFonts w:eastAsia="Times New Roman" w:cstheme="minorHAnsi"/>
          <w:lang w:eastAsia="fr-FR"/>
        </w:rPr>
        <w:t xml:space="preserve"> sont organisées pour discuter des applications critiques de niveau 3 et 4 selon le référentiel. Les participants incontournables incluent le responsable du domaine </w:t>
      </w:r>
      <w:r w:rsidRPr="00E97046" w:rsidR="00820DAA">
        <w:rPr>
          <w:rFonts w:eastAsia="Times New Roman" w:cstheme="minorHAnsi"/>
          <w:lang w:eastAsia="fr-FR"/>
        </w:rPr>
        <w:t>concerné</w:t>
      </w:r>
      <w:r w:rsidRPr="00E97046">
        <w:rPr>
          <w:rFonts w:eastAsia="Times New Roman" w:cstheme="minorHAnsi"/>
          <w:lang w:eastAsia="fr-FR"/>
        </w:rPr>
        <w:t xml:space="preserve">, le référent métier de l'application, le RSSI, le responsable bureautique, le référent admin système et le référent intégration. Les responsables de domaine ont la </w:t>
      </w:r>
      <w:r w:rsidRPr="00E97046" w:rsidR="00820DAA">
        <w:rPr>
          <w:rFonts w:eastAsia="Times New Roman" w:cstheme="minorHAnsi"/>
          <w:lang w:eastAsia="fr-FR"/>
        </w:rPr>
        <w:t xml:space="preserve">possibilité </w:t>
      </w:r>
      <w:r w:rsidRPr="00E97046">
        <w:rPr>
          <w:rFonts w:eastAsia="Times New Roman" w:cstheme="minorHAnsi"/>
          <w:lang w:eastAsia="fr-FR"/>
        </w:rPr>
        <w:t xml:space="preserve">d'inviter d'autres personnes. Pour </w:t>
      </w:r>
      <w:r w:rsidRPr="00E97046">
        <w:rPr>
          <w:rFonts w:eastAsia="Times New Roman" w:cstheme="minorHAnsi"/>
          <w:b/>
          <w:lang w:eastAsia="fr-FR"/>
        </w:rPr>
        <w:t>la seconde réunion,</w:t>
      </w:r>
      <w:r w:rsidRPr="00E97046">
        <w:rPr>
          <w:rFonts w:eastAsia="Times New Roman" w:cstheme="minorHAnsi"/>
          <w:lang w:eastAsia="fr-FR"/>
        </w:rPr>
        <w:t xml:space="preserve"> six mois plus tard, </w:t>
      </w:r>
      <w:r w:rsidRPr="00E97046">
        <w:rPr>
          <w:rFonts w:eastAsia="Times New Roman" w:cstheme="minorHAnsi"/>
          <w:b/>
          <w:lang w:eastAsia="fr-FR"/>
        </w:rPr>
        <w:t>les référents utilisateurs</w:t>
      </w:r>
      <w:r w:rsidRPr="00E97046">
        <w:rPr>
          <w:rFonts w:eastAsia="Times New Roman" w:cstheme="minorHAnsi"/>
          <w:lang w:eastAsia="fr-FR"/>
        </w:rPr>
        <w:t xml:space="preserve"> seront également conviés.</w:t>
      </w:r>
    </w:p>
    <w:p w:rsidRPr="00E97046" w:rsidR="00F47EC9" w:rsidP="192C5418" w:rsidRDefault="00F47EC9" w14:paraId="705F6C39" w14:textId="77777777" w14:noSpellErr="1">
      <w:pPr>
        <w:spacing w:after="0"/>
        <w:rPr>
          <w:ins w:author="KEDDANI Leila" w:date="2025-01-16T16:38:00Z" w:id="1369614236"/>
          <w:del w:author="BANCHET Sandrine" w:date="2025-01-22T11:33:04.293Z" w16du:dateUtc="2025-01-22T11:33:04.293Z" w:id="1084057823"/>
          <w:rFonts w:eastAsia="Times New Roman" w:cs="Calibri" w:cstheme="minorAscii"/>
          <w:lang w:eastAsia="fr-FR"/>
        </w:rPr>
      </w:pPr>
    </w:p>
    <w:p w:rsidRPr="00E97046" w:rsidR="00AC5AFD" w:rsidDel="00F47EC9" w:rsidP="192C5418" w:rsidRDefault="00AC5AFD" w14:paraId="44731439" w14:textId="4E5C2103">
      <w:pPr>
        <w:spacing w:after="0"/>
        <w:rPr>
          <w:del w:author="KEDDANI Leila" w:date="2025-01-16T16:38:00Z" w:id="666559421"/>
          <w:rFonts w:eastAsia="Times New Roman" w:cs="Calibri" w:cstheme="minorAscii"/>
          <w:lang w:eastAsia="fr-FR"/>
        </w:rPr>
      </w:pPr>
    </w:p>
    <w:p w:rsidRPr="00F47EC9" w:rsidR="00F47EC9" w:rsidP="00F47EC9" w:rsidRDefault="00F47EC9" w14:paraId="234571DE" w14:textId="77777777">
      <w:pPr>
        <w:spacing w:after="0"/>
        <w:rPr>
          <w:ins w:author="KEDDANI Leila" w:date="2025-01-16T16:37:00Z" w:id="39"/>
          <w:rFonts w:eastAsia="Times New Roman" w:cstheme="minorHAnsi"/>
          <w:lang w:eastAsia="fr-FR"/>
          <w:rPrChange w:author="KEDDANI Leila" w:date="2025-01-16T16:37:00Z" w:id="40">
            <w:rPr>
              <w:ins w:author="KEDDANI Leila" w:date="2025-01-16T16:37:00Z" w:id="41"/>
              <w:rFonts w:eastAsia="Times New Roman" w:cstheme="minorHAnsi"/>
              <w:b/>
              <w:u w:val="single"/>
              <w:lang w:eastAsia="fr-FR"/>
            </w:rPr>
          </w:rPrChange>
        </w:rPr>
      </w:pPr>
    </w:p>
    <w:p w:rsidRPr="00F47EC9" w:rsidR="00F47EC9" w:rsidP="00F47EC9" w:rsidRDefault="00F47EC9" w14:paraId="3A2E0520" w14:textId="77777777">
      <w:pPr>
        <w:spacing w:after="0"/>
        <w:rPr>
          <w:ins w:author="KEDDANI Leila" w:date="2025-01-16T16:37:00Z" w:id="42"/>
          <w:rFonts w:eastAsia="Times New Roman" w:cstheme="minorHAnsi"/>
          <w:b/>
          <w:lang w:eastAsia="fr-FR"/>
          <w:rPrChange w:author="KEDDANI Leila" w:date="2025-01-16T16:38:00Z" w:id="43">
            <w:rPr>
              <w:ins w:author="KEDDANI Leila" w:date="2025-01-16T16:37:00Z" w:id="44"/>
              <w:rFonts w:eastAsia="Times New Roman" w:cstheme="minorHAnsi"/>
              <w:b/>
              <w:u w:val="single"/>
              <w:lang w:eastAsia="fr-FR"/>
            </w:rPr>
          </w:rPrChange>
        </w:rPr>
      </w:pPr>
      <w:ins w:author="KEDDANI Leila" w:date="2025-01-16T16:37:00Z" w:id="45">
        <w:r w:rsidRPr="00F47EC9">
          <w:rPr>
            <w:rFonts w:eastAsia="Times New Roman" w:cstheme="minorHAnsi"/>
            <w:b/>
            <w:lang w:eastAsia="fr-FR"/>
            <w:rPrChange w:author="KEDDANI Leila" w:date="2025-01-16T16:38:00Z" w:id="46">
              <w:rPr>
                <w:rFonts w:eastAsia="Times New Roman" w:cstheme="minorHAnsi"/>
                <w:b/>
                <w:u w:val="single"/>
                <w:lang w:eastAsia="fr-FR"/>
              </w:rPr>
            </w:rPrChange>
          </w:rPr>
          <w:t>Calendrier des réunions :</w:t>
        </w:r>
      </w:ins>
    </w:p>
    <w:p w:rsidRPr="00F47EC9" w:rsidR="00F47EC9" w:rsidP="00F47EC9" w:rsidRDefault="00F47EC9" w14:paraId="12876E4D" w14:textId="77777777">
      <w:pPr>
        <w:spacing w:after="0"/>
        <w:rPr>
          <w:ins w:author="KEDDANI Leila" w:date="2025-01-16T16:37:00Z" w:id="47"/>
          <w:rFonts w:eastAsia="Times New Roman" w:cstheme="minorHAnsi"/>
          <w:lang w:eastAsia="fr-FR"/>
          <w:rPrChange w:author="KEDDANI Leila" w:date="2025-01-16T16:37:00Z" w:id="48">
            <w:rPr>
              <w:ins w:author="KEDDANI Leila" w:date="2025-01-16T16:37:00Z" w:id="49"/>
              <w:rFonts w:eastAsia="Times New Roman" w:cstheme="minorHAnsi"/>
              <w:b/>
              <w:u w:val="single"/>
              <w:lang w:eastAsia="fr-FR"/>
            </w:rPr>
          </w:rPrChange>
        </w:rPr>
      </w:pPr>
    </w:p>
    <w:p w:rsidRPr="00F47EC9" w:rsidR="00F47EC9" w:rsidRDefault="00F47EC9" w14:paraId="709F32FF" w14:textId="77777777">
      <w:pPr>
        <w:pStyle w:val="Paragraphedeliste"/>
        <w:numPr>
          <w:ilvl w:val="0"/>
          <w:numId w:val="48"/>
        </w:numPr>
        <w:spacing w:after="0"/>
        <w:rPr>
          <w:ins w:author="KEDDANI Leila" w:date="2025-01-16T16:37:00Z" w:id="50"/>
          <w:rFonts w:eastAsia="Times New Roman" w:cstheme="minorHAnsi"/>
          <w:lang w:eastAsia="fr-FR"/>
          <w:rPrChange w:author="KEDDANI Leila" w:date="2025-01-16T16:38:00Z" w:id="51">
            <w:rPr>
              <w:ins w:author="KEDDANI Leila" w:date="2025-01-16T16:37:00Z" w:id="52"/>
              <w:rFonts w:eastAsia="Times New Roman" w:cstheme="minorHAnsi"/>
              <w:b/>
              <w:u w:val="single"/>
              <w:lang w:eastAsia="fr-FR"/>
            </w:rPr>
          </w:rPrChange>
        </w:rPr>
        <w:pPrChange w:author="KEDDANI Leila" w:date="2025-01-16T16:38:00Z" w:id="53">
          <w:pPr>
            <w:spacing w:after="0"/>
          </w:pPr>
        </w:pPrChange>
      </w:pPr>
      <w:ins w:author="KEDDANI Leila" w:date="2025-01-16T16:37:00Z" w:id="54">
        <w:r w:rsidRPr="00F47EC9">
          <w:rPr>
            <w:rFonts w:eastAsia="Times New Roman" w:cstheme="minorHAnsi"/>
            <w:lang w:eastAsia="fr-FR"/>
            <w:rPrChange w:author="KEDDANI Leila" w:date="2025-01-16T16:38:00Z" w:id="55">
              <w:rPr>
                <w:rFonts w:eastAsia="Times New Roman" w:cstheme="minorHAnsi"/>
                <w:b/>
                <w:u w:val="single"/>
                <w:lang w:eastAsia="fr-FR"/>
              </w:rPr>
            </w:rPrChange>
          </w:rPr>
          <w:t>La première réunion a lieu au cours des six premiers mois de l’année.</w:t>
        </w:r>
      </w:ins>
    </w:p>
    <w:p w:rsidRPr="00F47EC9" w:rsidR="00F47EC9" w:rsidP="00F47EC9" w:rsidRDefault="00F47EC9" w14:paraId="2674553A" w14:textId="77777777">
      <w:pPr>
        <w:spacing w:after="0"/>
        <w:rPr>
          <w:ins w:author="KEDDANI Leila" w:date="2025-01-16T16:37:00Z" w:id="56"/>
          <w:rFonts w:eastAsia="Times New Roman" w:cstheme="minorHAnsi"/>
          <w:lang w:eastAsia="fr-FR"/>
          <w:rPrChange w:author="KEDDANI Leila" w:date="2025-01-16T16:37:00Z" w:id="57">
            <w:rPr>
              <w:ins w:author="KEDDANI Leila" w:date="2025-01-16T16:37:00Z" w:id="58"/>
              <w:rFonts w:eastAsia="Times New Roman" w:cstheme="minorHAnsi"/>
              <w:b/>
              <w:u w:val="single"/>
              <w:lang w:eastAsia="fr-FR"/>
            </w:rPr>
          </w:rPrChange>
        </w:rPr>
      </w:pPr>
    </w:p>
    <w:p w:rsidRPr="00F47EC9" w:rsidR="00F47EC9" w:rsidRDefault="00F47EC9" w14:paraId="57F65DD2" w14:textId="77777777">
      <w:pPr>
        <w:pStyle w:val="Paragraphedeliste"/>
        <w:numPr>
          <w:ilvl w:val="0"/>
          <w:numId w:val="48"/>
        </w:numPr>
        <w:spacing w:after="0"/>
        <w:rPr>
          <w:ins w:author="KEDDANI Leila" w:date="2025-01-16T16:37:00Z" w:id="59"/>
          <w:rFonts w:eastAsia="Times New Roman" w:cstheme="minorHAnsi"/>
          <w:lang w:eastAsia="fr-FR"/>
          <w:rPrChange w:author="KEDDANI Leila" w:date="2025-01-16T16:38:00Z" w:id="60">
            <w:rPr>
              <w:ins w:author="KEDDANI Leila" w:date="2025-01-16T16:37:00Z" w:id="61"/>
              <w:rFonts w:eastAsia="Times New Roman" w:cstheme="minorHAnsi"/>
              <w:b/>
              <w:u w:val="single"/>
              <w:lang w:eastAsia="fr-FR"/>
            </w:rPr>
          </w:rPrChange>
        </w:rPr>
        <w:pPrChange w:author="KEDDANI Leila" w:date="2025-01-16T16:38:00Z" w:id="62">
          <w:pPr>
            <w:spacing w:after="0"/>
          </w:pPr>
        </w:pPrChange>
      </w:pPr>
      <w:ins w:author="KEDDANI Leila" w:date="2025-01-16T16:37:00Z" w:id="63">
        <w:r w:rsidRPr="00F47EC9">
          <w:rPr>
            <w:rFonts w:eastAsia="Times New Roman" w:cstheme="minorHAnsi"/>
            <w:lang w:eastAsia="fr-FR"/>
            <w:rPrChange w:author="KEDDANI Leila" w:date="2025-01-16T16:38:00Z" w:id="64">
              <w:rPr>
                <w:rFonts w:eastAsia="Times New Roman" w:cstheme="minorHAnsi"/>
                <w:b/>
                <w:u w:val="single"/>
                <w:lang w:eastAsia="fr-FR"/>
              </w:rPr>
            </w:rPrChange>
          </w:rPr>
          <w:t>La seconde réunion, organisée six mois plus tard, inclut également les référents utilisateurs.</w:t>
        </w:r>
      </w:ins>
    </w:p>
    <w:p w:rsidRPr="00F47EC9" w:rsidR="00F47EC9" w:rsidP="00F47EC9" w:rsidRDefault="00F47EC9" w14:paraId="217A33A2" w14:textId="77777777">
      <w:pPr>
        <w:spacing w:after="0"/>
        <w:rPr>
          <w:ins w:author="KEDDANI Leila" w:date="2025-01-16T16:37:00Z" w:id="65"/>
          <w:rFonts w:eastAsia="Times New Roman" w:cstheme="minorHAnsi"/>
          <w:lang w:eastAsia="fr-FR"/>
          <w:rPrChange w:author="KEDDANI Leila" w:date="2025-01-16T16:37:00Z" w:id="66">
            <w:rPr>
              <w:ins w:author="KEDDANI Leila" w:date="2025-01-16T16:37:00Z" w:id="67"/>
              <w:rFonts w:eastAsia="Times New Roman" w:cstheme="minorHAnsi"/>
              <w:b/>
              <w:u w:val="single"/>
              <w:lang w:eastAsia="fr-FR"/>
            </w:rPr>
          </w:rPrChange>
        </w:rPr>
      </w:pPr>
    </w:p>
    <w:p w:rsidRPr="00F47EC9" w:rsidR="00F47EC9" w:rsidP="00F47EC9" w:rsidRDefault="00F47EC9" w14:paraId="681B885E" w14:textId="77777777">
      <w:pPr>
        <w:spacing w:after="0"/>
        <w:rPr>
          <w:ins w:author="KEDDANI Leila" w:date="2025-01-16T16:37:00Z" w:id="68"/>
          <w:rFonts w:eastAsia="Times New Roman" w:cstheme="minorHAnsi"/>
          <w:b/>
          <w:lang w:eastAsia="fr-FR"/>
          <w:rPrChange w:author="KEDDANI Leila" w:date="2025-01-16T16:38:00Z" w:id="69">
            <w:rPr>
              <w:ins w:author="KEDDANI Leila" w:date="2025-01-16T16:37:00Z" w:id="70"/>
              <w:rFonts w:eastAsia="Times New Roman" w:cstheme="minorHAnsi"/>
              <w:b/>
              <w:u w:val="single"/>
              <w:lang w:eastAsia="fr-FR"/>
            </w:rPr>
          </w:rPrChange>
        </w:rPr>
      </w:pPr>
      <w:ins w:author="KEDDANI Leila" w:date="2025-01-16T16:37:00Z" w:id="71">
        <w:r w:rsidRPr="00F47EC9">
          <w:rPr>
            <w:rFonts w:eastAsia="Times New Roman" w:cstheme="minorHAnsi"/>
            <w:b/>
            <w:lang w:eastAsia="fr-FR"/>
            <w:rPrChange w:author="KEDDANI Leila" w:date="2025-01-16T16:38:00Z" w:id="72">
              <w:rPr>
                <w:rFonts w:eastAsia="Times New Roman" w:cstheme="minorHAnsi"/>
                <w:b/>
                <w:u w:val="single"/>
                <w:lang w:eastAsia="fr-FR"/>
              </w:rPr>
            </w:rPrChange>
          </w:rPr>
          <w:t>Durée des réunions :</w:t>
        </w:r>
      </w:ins>
    </w:p>
    <w:p w:rsidRPr="00F47EC9" w:rsidR="00F47EC9" w:rsidP="00F47EC9" w:rsidRDefault="00F47EC9" w14:paraId="034B7909" w14:textId="77777777">
      <w:pPr>
        <w:spacing w:after="0"/>
        <w:rPr>
          <w:ins w:author="KEDDANI Leila" w:date="2025-01-16T16:37:00Z" w:id="73"/>
          <w:rFonts w:eastAsia="Times New Roman" w:cstheme="minorHAnsi"/>
          <w:lang w:eastAsia="fr-FR"/>
          <w:rPrChange w:author="KEDDANI Leila" w:date="2025-01-16T16:37:00Z" w:id="74">
            <w:rPr>
              <w:ins w:author="KEDDANI Leila" w:date="2025-01-16T16:37:00Z" w:id="75"/>
              <w:rFonts w:eastAsia="Times New Roman" w:cstheme="minorHAnsi"/>
              <w:b/>
              <w:u w:val="single"/>
              <w:lang w:eastAsia="fr-FR"/>
            </w:rPr>
          </w:rPrChange>
        </w:rPr>
      </w:pPr>
    </w:p>
    <w:p w:rsidRPr="00F47EC9" w:rsidR="00F47EC9" w:rsidRDefault="00F47EC9" w14:paraId="016EFD8E" w14:textId="77777777">
      <w:pPr>
        <w:pStyle w:val="Paragraphedeliste"/>
        <w:numPr>
          <w:ilvl w:val="0"/>
          <w:numId w:val="49"/>
        </w:numPr>
        <w:spacing w:after="0"/>
        <w:rPr>
          <w:ins w:author="KEDDANI Leila" w:date="2025-01-16T16:37:00Z" w:id="76"/>
          <w:rFonts w:eastAsia="Times New Roman" w:cstheme="minorHAnsi"/>
          <w:lang w:eastAsia="fr-FR"/>
          <w:rPrChange w:author="KEDDANI Leila" w:date="2025-01-16T16:38:00Z" w:id="77">
            <w:rPr>
              <w:ins w:author="KEDDANI Leila" w:date="2025-01-16T16:37:00Z" w:id="78"/>
              <w:rFonts w:eastAsia="Times New Roman" w:cstheme="minorHAnsi"/>
              <w:b/>
              <w:u w:val="single"/>
              <w:lang w:eastAsia="fr-FR"/>
            </w:rPr>
          </w:rPrChange>
        </w:rPr>
        <w:pPrChange w:author="KEDDANI Leila" w:date="2025-01-16T16:38:00Z" w:id="79">
          <w:pPr>
            <w:spacing w:after="0"/>
          </w:pPr>
        </w:pPrChange>
      </w:pPr>
      <w:ins w:author="KEDDANI Leila" w:date="2025-01-16T16:37:00Z" w:id="80">
        <w:r w:rsidRPr="00F47EC9">
          <w:rPr>
            <w:rFonts w:eastAsia="Times New Roman" w:cstheme="minorHAnsi"/>
            <w:lang w:eastAsia="fr-FR"/>
            <w:rPrChange w:author="KEDDANI Leila" w:date="2025-01-16T16:38:00Z" w:id="81">
              <w:rPr>
                <w:rFonts w:eastAsia="Times New Roman" w:cstheme="minorHAnsi"/>
                <w:b/>
                <w:u w:val="single"/>
                <w:lang w:eastAsia="fr-FR"/>
              </w:rPr>
            </w:rPrChange>
          </w:rPr>
          <w:t>Chaque réunion principale dure deux heures.</w:t>
        </w:r>
      </w:ins>
    </w:p>
    <w:p w:rsidRPr="00F47EC9" w:rsidR="00F47EC9" w:rsidP="00F47EC9" w:rsidRDefault="00F47EC9" w14:paraId="1A01D54E" w14:textId="77777777">
      <w:pPr>
        <w:spacing w:after="0"/>
        <w:rPr>
          <w:ins w:author="KEDDANI Leila" w:date="2025-01-16T16:37:00Z" w:id="82"/>
          <w:rFonts w:eastAsia="Times New Roman" w:cstheme="minorHAnsi"/>
          <w:lang w:eastAsia="fr-FR"/>
          <w:rPrChange w:author="KEDDANI Leila" w:date="2025-01-16T16:37:00Z" w:id="83">
            <w:rPr>
              <w:ins w:author="KEDDANI Leila" w:date="2025-01-16T16:37:00Z" w:id="84"/>
              <w:rFonts w:eastAsia="Times New Roman" w:cstheme="minorHAnsi"/>
              <w:b/>
              <w:u w:val="single"/>
              <w:lang w:eastAsia="fr-FR"/>
            </w:rPr>
          </w:rPrChange>
        </w:rPr>
      </w:pPr>
    </w:p>
    <w:p w:rsidRPr="00F47EC9" w:rsidR="00F47EC9" w:rsidRDefault="00F47EC9" w14:paraId="5360DBF5" w14:textId="77777777">
      <w:pPr>
        <w:pStyle w:val="Paragraphedeliste"/>
        <w:numPr>
          <w:ilvl w:val="0"/>
          <w:numId w:val="49"/>
        </w:numPr>
        <w:spacing w:after="0"/>
        <w:rPr>
          <w:ins w:author="KEDDANI Leila" w:date="2025-01-16T16:37:00Z" w:id="85"/>
          <w:rFonts w:eastAsia="Times New Roman" w:cstheme="minorHAnsi"/>
          <w:lang w:eastAsia="fr-FR"/>
          <w:rPrChange w:author="KEDDANI Leila" w:date="2025-01-16T16:38:00Z" w:id="86">
            <w:rPr>
              <w:ins w:author="KEDDANI Leila" w:date="2025-01-16T16:37:00Z" w:id="87"/>
              <w:rFonts w:eastAsia="Times New Roman" w:cstheme="minorHAnsi"/>
              <w:b/>
              <w:u w:val="single"/>
              <w:lang w:eastAsia="fr-FR"/>
            </w:rPr>
          </w:rPrChange>
        </w:rPr>
        <w:pPrChange w:author="KEDDANI Leila" w:date="2025-01-16T16:38:00Z" w:id="88">
          <w:pPr>
            <w:spacing w:after="0"/>
          </w:pPr>
        </w:pPrChange>
      </w:pPr>
      <w:ins w:author="KEDDANI Leila" w:date="2025-01-16T16:37:00Z" w:id="89">
        <w:r w:rsidRPr="00F47EC9">
          <w:rPr>
            <w:rFonts w:eastAsia="Times New Roman" w:cstheme="minorHAnsi"/>
            <w:lang w:eastAsia="fr-FR"/>
            <w:rPrChange w:author="KEDDANI Leila" w:date="2025-01-16T16:38:00Z" w:id="90">
              <w:rPr>
                <w:rFonts w:eastAsia="Times New Roman" w:cstheme="minorHAnsi"/>
                <w:b/>
                <w:u w:val="single"/>
                <w:lang w:eastAsia="fr-FR"/>
              </w:rPr>
            </w:rPrChange>
          </w:rPr>
          <w:t xml:space="preserve">Une réunion préparatoire d’une heure entre le responsable de domaine et le référent métier de l’application est systématiquement </w:t>
        </w:r>
        <w:proofErr w:type="gramStart"/>
        <w:r w:rsidRPr="00F47EC9">
          <w:rPr>
            <w:rFonts w:eastAsia="Times New Roman" w:cstheme="minorHAnsi"/>
            <w:lang w:eastAsia="fr-FR"/>
            <w:rPrChange w:author="KEDDANI Leila" w:date="2025-01-16T16:38:00Z" w:id="91">
              <w:rPr>
                <w:rFonts w:eastAsia="Times New Roman" w:cstheme="minorHAnsi"/>
                <w:b/>
                <w:u w:val="single"/>
                <w:lang w:eastAsia="fr-FR"/>
              </w:rPr>
            </w:rPrChange>
          </w:rPr>
          <w:t>planifiée</w:t>
        </w:r>
        <w:proofErr w:type="gramEnd"/>
        <w:r w:rsidRPr="00F47EC9">
          <w:rPr>
            <w:rFonts w:eastAsia="Times New Roman" w:cstheme="minorHAnsi"/>
            <w:lang w:eastAsia="fr-FR"/>
            <w:rPrChange w:author="KEDDANI Leila" w:date="2025-01-16T16:38:00Z" w:id="92">
              <w:rPr>
                <w:rFonts w:eastAsia="Times New Roman" w:cstheme="minorHAnsi"/>
                <w:b/>
                <w:u w:val="single"/>
                <w:lang w:eastAsia="fr-FR"/>
              </w:rPr>
            </w:rPrChange>
          </w:rPr>
          <w:t xml:space="preserve"> en amont.</w:t>
        </w:r>
      </w:ins>
    </w:p>
    <w:p w:rsidRPr="00F47EC9" w:rsidR="00F47EC9" w:rsidP="00F47EC9" w:rsidRDefault="00F47EC9" w14:paraId="45E32FC9" w14:textId="77777777">
      <w:pPr>
        <w:spacing w:after="0"/>
        <w:rPr>
          <w:ins w:author="KEDDANI Leila" w:date="2025-01-16T16:37:00Z" w:id="93"/>
          <w:rFonts w:eastAsia="Times New Roman" w:cstheme="minorHAnsi"/>
          <w:lang w:eastAsia="fr-FR"/>
          <w:rPrChange w:author="KEDDANI Leila" w:date="2025-01-16T16:37:00Z" w:id="94">
            <w:rPr>
              <w:ins w:author="KEDDANI Leila" w:date="2025-01-16T16:37:00Z" w:id="95"/>
              <w:rFonts w:eastAsia="Times New Roman" w:cstheme="minorHAnsi"/>
              <w:b/>
              <w:u w:val="single"/>
              <w:lang w:eastAsia="fr-FR"/>
            </w:rPr>
          </w:rPrChange>
        </w:rPr>
      </w:pPr>
    </w:p>
    <w:p w:rsidRPr="00F47EC9" w:rsidR="00F47EC9" w:rsidP="00F47EC9" w:rsidRDefault="00F47EC9" w14:paraId="37ACFFA5" w14:textId="77777777">
      <w:pPr>
        <w:spacing w:after="0"/>
        <w:rPr>
          <w:ins w:author="KEDDANI Leila" w:date="2025-01-16T16:37:00Z" w:id="96"/>
          <w:rFonts w:eastAsia="Times New Roman" w:cstheme="minorHAnsi"/>
          <w:b/>
          <w:lang w:eastAsia="fr-FR"/>
          <w:rPrChange w:author="KEDDANI Leila" w:date="2025-01-16T16:39:00Z" w:id="97">
            <w:rPr>
              <w:ins w:author="KEDDANI Leila" w:date="2025-01-16T16:37:00Z" w:id="98"/>
              <w:rFonts w:eastAsia="Times New Roman" w:cstheme="minorHAnsi"/>
              <w:b/>
              <w:u w:val="single"/>
              <w:lang w:eastAsia="fr-FR"/>
            </w:rPr>
          </w:rPrChange>
        </w:rPr>
      </w:pPr>
      <w:ins w:author="KEDDANI Leila" w:date="2025-01-16T16:37:00Z" w:id="99">
        <w:r w:rsidRPr="00F47EC9">
          <w:rPr>
            <w:rFonts w:eastAsia="Times New Roman" w:cstheme="minorHAnsi"/>
            <w:b/>
            <w:lang w:eastAsia="fr-FR"/>
            <w:rPrChange w:author="KEDDANI Leila" w:date="2025-01-16T16:39:00Z" w:id="100">
              <w:rPr>
                <w:rFonts w:eastAsia="Times New Roman" w:cstheme="minorHAnsi"/>
                <w:b/>
                <w:u w:val="single"/>
                <w:lang w:eastAsia="fr-FR"/>
              </w:rPr>
            </w:rPrChange>
          </w:rPr>
          <w:t>Participants obligatoires :</w:t>
        </w:r>
      </w:ins>
    </w:p>
    <w:p w:rsidRPr="00F47EC9" w:rsidR="00F47EC9" w:rsidP="00F47EC9" w:rsidRDefault="00F47EC9" w14:paraId="02D83DAE" w14:textId="77777777">
      <w:pPr>
        <w:spacing w:after="0"/>
        <w:rPr>
          <w:ins w:author="KEDDANI Leila" w:date="2025-01-16T16:37:00Z" w:id="101"/>
          <w:rFonts w:eastAsia="Times New Roman" w:cstheme="minorHAnsi"/>
          <w:lang w:eastAsia="fr-FR"/>
          <w:rPrChange w:author="KEDDANI Leila" w:date="2025-01-16T16:37:00Z" w:id="102">
            <w:rPr>
              <w:ins w:author="KEDDANI Leila" w:date="2025-01-16T16:37:00Z" w:id="103"/>
              <w:rFonts w:eastAsia="Times New Roman" w:cstheme="minorHAnsi"/>
              <w:b/>
              <w:u w:val="single"/>
              <w:lang w:eastAsia="fr-FR"/>
            </w:rPr>
          </w:rPrChange>
        </w:rPr>
      </w:pPr>
    </w:p>
    <w:p w:rsidRPr="00F47EC9" w:rsidR="00F47EC9" w:rsidRDefault="00F47EC9" w14:paraId="1A8F45DA" w14:textId="674EE987">
      <w:pPr>
        <w:pStyle w:val="Paragraphedeliste"/>
        <w:numPr>
          <w:ilvl w:val="0"/>
          <w:numId w:val="15"/>
        </w:numPr>
        <w:spacing w:after="0"/>
        <w:rPr>
          <w:ins w:author="KEDDANI Leila" w:date="2025-01-16T16:37:00Z" w:id="104"/>
          <w:rFonts w:eastAsia="Times New Roman" w:cstheme="minorHAnsi"/>
          <w:lang w:eastAsia="fr-FR"/>
          <w:rPrChange w:author="KEDDANI Leila" w:date="2025-01-16T16:39:00Z" w:id="105">
            <w:rPr>
              <w:ins w:author="KEDDANI Leila" w:date="2025-01-16T16:37:00Z" w:id="106"/>
              <w:rFonts w:eastAsia="Times New Roman" w:cstheme="minorHAnsi"/>
              <w:b/>
              <w:u w:val="single"/>
              <w:lang w:eastAsia="fr-FR"/>
            </w:rPr>
          </w:rPrChange>
        </w:rPr>
        <w:pPrChange w:author="KEDDANI Leila" w:date="2025-01-16T16:39:00Z" w:id="107">
          <w:pPr>
            <w:spacing w:after="0"/>
          </w:pPr>
        </w:pPrChange>
      </w:pPr>
      <w:ins w:author="KEDDANI Leila" w:date="2025-01-16T16:37:00Z" w:id="108">
        <w:r w:rsidRPr="00F47EC9">
          <w:rPr>
            <w:rFonts w:eastAsia="Times New Roman" w:cstheme="minorHAnsi"/>
            <w:lang w:eastAsia="fr-FR"/>
            <w:rPrChange w:author="KEDDANI Leila" w:date="2025-01-16T16:39:00Z" w:id="109">
              <w:rPr>
                <w:rFonts w:eastAsia="Times New Roman" w:cstheme="minorHAnsi"/>
                <w:b/>
                <w:u w:val="single"/>
                <w:lang w:eastAsia="fr-FR"/>
              </w:rPr>
            </w:rPrChange>
          </w:rPr>
          <w:t>Responsable de domaine concerné.</w:t>
        </w:r>
      </w:ins>
    </w:p>
    <w:p w:rsidRPr="00F47EC9" w:rsidR="00F47EC9" w:rsidRDefault="00F47EC9" w14:paraId="53235E39" w14:textId="5CC8B9B2">
      <w:pPr>
        <w:pStyle w:val="Paragraphedeliste"/>
        <w:numPr>
          <w:ilvl w:val="0"/>
          <w:numId w:val="15"/>
        </w:numPr>
        <w:spacing w:after="0"/>
        <w:rPr>
          <w:ins w:author="KEDDANI Leila" w:date="2025-01-16T16:37:00Z" w:id="110"/>
          <w:rFonts w:eastAsia="Times New Roman" w:cstheme="minorHAnsi"/>
          <w:lang w:eastAsia="fr-FR"/>
          <w:rPrChange w:author="KEDDANI Leila" w:date="2025-01-16T16:39:00Z" w:id="111">
            <w:rPr>
              <w:ins w:author="KEDDANI Leila" w:date="2025-01-16T16:37:00Z" w:id="112"/>
              <w:rFonts w:eastAsia="Times New Roman" w:cstheme="minorHAnsi"/>
              <w:b/>
              <w:u w:val="single"/>
              <w:lang w:eastAsia="fr-FR"/>
            </w:rPr>
          </w:rPrChange>
        </w:rPr>
        <w:pPrChange w:author="KEDDANI Leila" w:date="2025-01-16T16:39:00Z" w:id="113">
          <w:pPr>
            <w:spacing w:after="0"/>
          </w:pPr>
        </w:pPrChange>
      </w:pPr>
      <w:ins w:author="KEDDANI Leila" w:date="2025-01-16T16:37:00Z" w:id="114">
        <w:r w:rsidRPr="00F47EC9">
          <w:rPr>
            <w:rFonts w:eastAsia="Times New Roman" w:cstheme="minorHAnsi"/>
            <w:lang w:eastAsia="fr-FR"/>
            <w:rPrChange w:author="KEDDANI Leila" w:date="2025-01-16T16:39:00Z" w:id="115">
              <w:rPr>
                <w:rFonts w:eastAsia="Times New Roman" w:cstheme="minorHAnsi"/>
                <w:b/>
                <w:u w:val="single"/>
                <w:lang w:eastAsia="fr-FR"/>
              </w:rPr>
            </w:rPrChange>
          </w:rPr>
          <w:t>Référent métier de l’application.</w:t>
        </w:r>
      </w:ins>
    </w:p>
    <w:p w:rsidRPr="00F47EC9" w:rsidR="00F47EC9" w:rsidRDefault="00F47EC9" w14:paraId="25541E3D" w14:textId="7EE678C7">
      <w:pPr>
        <w:pStyle w:val="Paragraphedeliste"/>
        <w:numPr>
          <w:ilvl w:val="0"/>
          <w:numId w:val="15"/>
        </w:numPr>
        <w:spacing w:after="0"/>
        <w:rPr>
          <w:ins w:author="KEDDANI Leila" w:date="2025-01-16T16:37:00Z" w:id="116"/>
          <w:rFonts w:eastAsia="Times New Roman" w:cstheme="minorHAnsi"/>
          <w:lang w:eastAsia="fr-FR"/>
          <w:rPrChange w:author="KEDDANI Leila" w:date="2025-01-16T16:39:00Z" w:id="117">
            <w:rPr>
              <w:ins w:author="KEDDANI Leila" w:date="2025-01-16T16:37:00Z" w:id="118"/>
              <w:rFonts w:eastAsia="Times New Roman" w:cstheme="minorHAnsi"/>
              <w:b/>
              <w:u w:val="single"/>
              <w:lang w:eastAsia="fr-FR"/>
            </w:rPr>
          </w:rPrChange>
        </w:rPr>
        <w:pPrChange w:author="KEDDANI Leila" w:date="2025-01-16T16:39:00Z" w:id="119">
          <w:pPr>
            <w:spacing w:after="0"/>
          </w:pPr>
        </w:pPrChange>
      </w:pPr>
      <w:ins w:author="KEDDANI Leila" w:date="2025-01-16T16:37:00Z" w:id="120">
        <w:r w:rsidRPr="00F47EC9">
          <w:rPr>
            <w:rFonts w:eastAsia="Times New Roman" w:cstheme="minorHAnsi"/>
            <w:lang w:eastAsia="fr-FR"/>
            <w:rPrChange w:author="KEDDANI Leila" w:date="2025-01-16T16:39:00Z" w:id="121">
              <w:rPr>
                <w:rFonts w:eastAsia="Times New Roman" w:cstheme="minorHAnsi"/>
                <w:b/>
                <w:u w:val="single"/>
                <w:lang w:eastAsia="fr-FR"/>
              </w:rPr>
            </w:rPrChange>
          </w:rPr>
          <w:t>Responsable de la sécurité des systèmes d’information (RSSI).</w:t>
        </w:r>
      </w:ins>
    </w:p>
    <w:p w:rsidRPr="00F47EC9" w:rsidR="00F47EC9" w:rsidRDefault="00F47EC9" w14:paraId="7DCAC9E1" w14:textId="7FE3935D">
      <w:pPr>
        <w:pStyle w:val="Paragraphedeliste"/>
        <w:numPr>
          <w:ilvl w:val="0"/>
          <w:numId w:val="15"/>
        </w:numPr>
        <w:spacing w:after="0"/>
        <w:rPr>
          <w:ins w:author="KEDDANI Leila" w:date="2025-01-16T16:37:00Z" w:id="122"/>
          <w:rFonts w:eastAsia="Times New Roman" w:cstheme="minorHAnsi"/>
          <w:lang w:eastAsia="fr-FR"/>
          <w:rPrChange w:author="KEDDANI Leila" w:date="2025-01-16T16:39:00Z" w:id="123">
            <w:rPr>
              <w:ins w:author="KEDDANI Leila" w:date="2025-01-16T16:37:00Z" w:id="124"/>
              <w:rFonts w:eastAsia="Times New Roman" w:cstheme="minorHAnsi"/>
              <w:b/>
              <w:u w:val="single"/>
              <w:lang w:eastAsia="fr-FR"/>
            </w:rPr>
          </w:rPrChange>
        </w:rPr>
        <w:pPrChange w:author="KEDDANI Leila" w:date="2025-01-16T16:39:00Z" w:id="125">
          <w:pPr>
            <w:spacing w:after="0"/>
          </w:pPr>
        </w:pPrChange>
      </w:pPr>
      <w:ins w:author="KEDDANI Leila" w:date="2025-01-16T16:37:00Z" w:id="126">
        <w:r w:rsidRPr="00F47EC9">
          <w:rPr>
            <w:rFonts w:eastAsia="Times New Roman" w:cstheme="minorHAnsi"/>
            <w:lang w:eastAsia="fr-FR"/>
            <w:rPrChange w:author="KEDDANI Leila" w:date="2025-01-16T16:39:00Z" w:id="127">
              <w:rPr>
                <w:rFonts w:eastAsia="Times New Roman" w:cstheme="minorHAnsi"/>
                <w:b/>
                <w:u w:val="single"/>
                <w:lang w:eastAsia="fr-FR"/>
              </w:rPr>
            </w:rPrChange>
          </w:rPr>
          <w:t>Responsable bureautique.</w:t>
        </w:r>
      </w:ins>
    </w:p>
    <w:p w:rsidRPr="00F47EC9" w:rsidR="00F47EC9" w:rsidRDefault="00F47EC9" w14:paraId="0F1B7134" w14:textId="77777777">
      <w:pPr>
        <w:pStyle w:val="Paragraphedeliste"/>
        <w:numPr>
          <w:ilvl w:val="0"/>
          <w:numId w:val="15"/>
        </w:numPr>
        <w:spacing w:after="0"/>
        <w:rPr>
          <w:ins w:author="KEDDANI Leila" w:date="2025-01-16T16:37:00Z" w:id="128"/>
          <w:rFonts w:eastAsia="Times New Roman" w:cstheme="minorHAnsi"/>
          <w:lang w:eastAsia="fr-FR"/>
          <w:rPrChange w:author="KEDDANI Leila" w:date="2025-01-16T16:39:00Z" w:id="129">
            <w:rPr>
              <w:ins w:author="KEDDANI Leila" w:date="2025-01-16T16:37:00Z" w:id="130"/>
              <w:rFonts w:eastAsia="Times New Roman" w:cstheme="minorHAnsi"/>
              <w:b/>
              <w:u w:val="single"/>
              <w:lang w:eastAsia="fr-FR"/>
            </w:rPr>
          </w:rPrChange>
        </w:rPr>
        <w:pPrChange w:author="KEDDANI Leila" w:date="2025-01-16T16:39:00Z" w:id="131">
          <w:pPr>
            <w:spacing w:after="0"/>
          </w:pPr>
        </w:pPrChange>
      </w:pPr>
      <w:ins w:author="KEDDANI Leila" w:date="2025-01-16T16:37:00Z" w:id="132">
        <w:r w:rsidRPr="00F47EC9">
          <w:rPr>
            <w:rFonts w:eastAsia="Times New Roman" w:cstheme="minorHAnsi"/>
            <w:lang w:eastAsia="fr-FR"/>
            <w:rPrChange w:author="KEDDANI Leila" w:date="2025-01-16T16:39:00Z" w:id="133">
              <w:rPr>
                <w:rFonts w:eastAsia="Times New Roman" w:cstheme="minorHAnsi"/>
                <w:b/>
                <w:u w:val="single"/>
                <w:lang w:eastAsia="fr-FR"/>
              </w:rPr>
            </w:rPrChange>
          </w:rPr>
          <w:t>Gestionnaire des risques.</w:t>
        </w:r>
      </w:ins>
    </w:p>
    <w:p w:rsidRPr="00F47EC9" w:rsidR="00F47EC9" w:rsidP="00F47EC9" w:rsidRDefault="00F47EC9" w14:paraId="2AD2964F" w14:textId="77777777">
      <w:pPr>
        <w:spacing w:after="0"/>
        <w:rPr>
          <w:ins w:author="KEDDANI Leila" w:date="2025-01-16T16:37:00Z" w:id="134"/>
          <w:rFonts w:eastAsia="Times New Roman" w:cstheme="minorHAnsi"/>
          <w:lang w:eastAsia="fr-FR"/>
          <w:rPrChange w:author="KEDDANI Leila" w:date="2025-01-16T16:37:00Z" w:id="135">
            <w:rPr>
              <w:ins w:author="KEDDANI Leila" w:date="2025-01-16T16:37:00Z" w:id="136"/>
              <w:rFonts w:eastAsia="Times New Roman" w:cstheme="minorHAnsi"/>
              <w:b/>
              <w:u w:val="single"/>
              <w:lang w:eastAsia="fr-FR"/>
            </w:rPr>
          </w:rPrChange>
        </w:rPr>
      </w:pPr>
    </w:p>
    <w:p w:rsidRPr="00F47EC9" w:rsidR="00F47EC9" w:rsidP="00F47EC9" w:rsidRDefault="00F47EC9" w14:paraId="6BDD13F0" w14:textId="77777777">
      <w:pPr>
        <w:spacing w:after="0"/>
        <w:rPr>
          <w:ins w:author="KEDDANI Leila" w:date="2025-01-16T16:37:00Z" w:id="137"/>
          <w:rFonts w:eastAsia="Times New Roman" w:cstheme="minorHAnsi"/>
          <w:lang w:eastAsia="fr-FR"/>
          <w:rPrChange w:author="KEDDANI Leila" w:date="2025-01-16T16:37:00Z" w:id="138">
            <w:rPr>
              <w:ins w:author="KEDDANI Leila" w:date="2025-01-16T16:37:00Z" w:id="139"/>
              <w:rFonts w:eastAsia="Times New Roman" w:cstheme="minorHAnsi"/>
              <w:b/>
              <w:u w:val="single"/>
              <w:lang w:eastAsia="fr-FR"/>
            </w:rPr>
          </w:rPrChange>
        </w:rPr>
      </w:pPr>
      <w:ins w:author="KEDDANI Leila" w:date="2025-01-16T16:37:00Z" w:id="140">
        <w:r w:rsidRPr="00F47EC9">
          <w:rPr>
            <w:rFonts w:eastAsia="Times New Roman" w:cstheme="minorHAnsi"/>
            <w:lang w:eastAsia="fr-FR"/>
            <w:rPrChange w:author="KEDDANI Leila" w:date="2025-01-16T16:37:00Z" w:id="141">
              <w:rPr>
                <w:rFonts w:eastAsia="Times New Roman" w:cstheme="minorHAnsi"/>
                <w:b/>
                <w:u w:val="single"/>
                <w:lang w:eastAsia="fr-FR"/>
              </w:rPr>
            </w:rPrChange>
          </w:rPr>
          <w:t>Les responsables de domaine peuvent inviter d’autres personnes jugées pertinentes.</w:t>
        </w:r>
      </w:ins>
    </w:p>
    <w:p w:rsidRPr="00F47EC9" w:rsidR="00F47EC9" w:rsidP="00F47EC9" w:rsidRDefault="00F47EC9" w14:paraId="1B52C3B8" w14:textId="77777777">
      <w:pPr>
        <w:spacing w:after="0"/>
        <w:rPr>
          <w:ins w:author="KEDDANI Leila" w:date="2025-01-16T16:37:00Z" w:id="142"/>
          <w:rFonts w:eastAsia="Times New Roman" w:cstheme="minorHAnsi"/>
          <w:lang w:eastAsia="fr-FR"/>
          <w:rPrChange w:author="KEDDANI Leila" w:date="2025-01-16T16:37:00Z" w:id="143">
            <w:rPr>
              <w:ins w:author="KEDDANI Leila" w:date="2025-01-16T16:37:00Z" w:id="144"/>
              <w:rFonts w:eastAsia="Times New Roman" w:cstheme="minorHAnsi"/>
              <w:b/>
              <w:u w:val="single"/>
              <w:lang w:eastAsia="fr-FR"/>
            </w:rPr>
          </w:rPrChange>
        </w:rPr>
      </w:pPr>
    </w:p>
    <w:p w:rsidRPr="00F47EC9" w:rsidR="00F47EC9" w:rsidP="00F47EC9" w:rsidRDefault="00F47EC9" w14:paraId="512B221D" w14:textId="77777777">
      <w:pPr>
        <w:spacing w:after="0"/>
        <w:rPr>
          <w:ins w:author="KEDDANI Leila" w:date="2025-01-16T16:37:00Z" w:id="145"/>
          <w:rFonts w:eastAsia="Times New Roman" w:cstheme="minorHAnsi"/>
          <w:b/>
          <w:lang w:eastAsia="fr-FR"/>
          <w:rPrChange w:author="KEDDANI Leila" w:date="2025-01-16T16:39:00Z" w:id="146">
            <w:rPr>
              <w:ins w:author="KEDDANI Leila" w:date="2025-01-16T16:37:00Z" w:id="147"/>
              <w:rFonts w:eastAsia="Times New Roman" w:cstheme="minorHAnsi"/>
              <w:b/>
              <w:u w:val="single"/>
              <w:lang w:eastAsia="fr-FR"/>
            </w:rPr>
          </w:rPrChange>
        </w:rPr>
      </w:pPr>
      <w:ins w:author="KEDDANI Leila" w:date="2025-01-16T16:37:00Z" w:id="148">
        <w:r w:rsidRPr="00F47EC9">
          <w:rPr>
            <w:rFonts w:eastAsia="Times New Roman" w:cstheme="minorHAnsi"/>
            <w:b/>
            <w:lang w:eastAsia="fr-FR"/>
            <w:rPrChange w:author="KEDDANI Leila" w:date="2025-01-16T16:39:00Z" w:id="149">
              <w:rPr>
                <w:rFonts w:eastAsia="Times New Roman" w:cstheme="minorHAnsi"/>
                <w:b/>
                <w:u w:val="single"/>
                <w:lang w:eastAsia="fr-FR"/>
              </w:rPr>
            </w:rPrChange>
          </w:rPr>
          <w:t>Ordre du jour des réunions</w:t>
        </w:r>
      </w:ins>
    </w:p>
    <w:p w:rsidRPr="00F47EC9" w:rsidR="00F47EC9" w:rsidP="00F47EC9" w:rsidRDefault="00F47EC9" w14:paraId="7EC89C2E" w14:textId="77777777">
      <w:pPr>
        <w:spacing w:after="0"/>
        <w:rPr>
          <w:ins w:author="KEDDANI Leila" w:date="2025-01-16T16:37:00Z" w:id="150"/>
          <w:rFonts w:eastAsia="Times New Roman" w:cstheme="minorHAnsi"/>
          <w:lang w:eastAsia="fr-FR"/>
          <w:rPrChange w:author="KEDDANI Leila" w:date="2025-01-16T16:37:00Z" w:id="151">
            <w:rPr>
              <w:ins w:author="KEDDANI Leila" w:date="2025-01-16T16:37:00Z" w:id="152"/>
              <w:rFonts w:eastAsia="Times New Roman" w:cstheme="minorHAnsi"/>
              <w:b/>
              <w:u w:val="single"/>
              <w:lang w:eastAsia="fr-FR"/>
            </w:rPr>
          </w:rPrChange>
        </w:rPr>
      </w:pPr>
    </w:p>
    <w:p w:rsidRPr="00F47EC9" w:rsidR="00F47EC9" w:rsidRDefault="00F47EC9" w14:paraId="7096EB40" w14:textId="43C1DFA2">
      <w:pPr>
        <w:pStyle w:val="Paragraphedeliste"/>
        <w:numPr>
          <w:ilvl w:val="0"/>
          <w:numId w:val="50"/>
        </w:numPr>
        <w:spacing w:after="0"/>
        <w:rPr>
          <w:ins w:author="KEDDANI Leila" w:date="2025-01-16T16:37:00Z" w:id="153"/>
          <w:rFonts w:eastAsia="Times New Roman" w:cstheme="minorHAnsi"/>
          <w:lang w:eastAsia="fr-FR"/>
          <w:rPrChange w:author="KEDDANI Leila" w:date="2025-01-16T16:40:00Z" w:id="154">
            <w:rPr>
              <w:ins w:author="KEDDANI Leila" w:date="2025-01-16T16:37:00Z" w:id="155"/>
              <w:rFonts w:eastAsia="Times New Roman" w:cstheme="minorHAnsi"/>
              <w:b/>
              <w:u w:val="single"/>
              <w:lang w:eastAsia="fr-FR"/>
            </w:rPr>
          </w:rPrChange>
        </w:rPr>
        <w:pPrChange w:author="KEDDANI Leila" w:date="2025-01-16T16:40:00Z" w:id="156">
          <w:pPr>
            <w:spacing w:after="0"/>
          </w:pPr>
        </w:pPrChange>
      </w:pPr>
      <w:ins w:author="KEDDANI Leila" w:date="2025-01-16T16:37:00Z" w:id="157">
        <w:r w:rsidRPr="00F47EC9">
          <w:rPr>
            <w:rFonts w:eastAsia="Times New Roman" w:cstheme="minorHAnsi"/>
            <w:lang w:eastAsia="fr-FR"/>
            <w:rPrChange w:author="KEDDANI Leila" w:date="2025-01-16T16:39:00Z" w:id="158">
              <w:rPr>
                <w:rFonts w:eastAsia="Times New Roman" w:cstheme="minorHAnsi"/>
                <w:b/>
                <w:u w:val="single"/>
                <w:lang w:eastAsia="fr-FR"/>
              </w:rPr>
            </w:rPrChange>
          </w:rPr>
          <w:t>Présentation des mises à jour :</w:t>
        </w:r>
      </w:ins>
    </w:p>
    <w:p w:rsidRPr="00F47EC9" w:rsidR="00F47EC9" w:rsidP="00F47EC9" w:rsidRDefault="00F47EC9" w14:paraId="736455C4" w14:textId="7FAD275C">
      <w:pPr>
        <w:spacing w:after="0"/>
        <w:rPr>
          <w:ins w:author="KEDDANI Leila" w:date="2025-01-16T16:37:00Z" w:id="159"/>
          <w:rFonts w:eastAsia="Times New Roman" w:cstheme="minorHAnsi"/>
          <w:lang w:eastAsia="fr-FR"/>
          <w:rPrChange w:author="KEDDANI Leila" w:date="2025-01-16T16:37:00Z" w:id="160">
            <w:rPr>
              <w:ins w:author="KEDDANI Leila" w:date="2025-01-16T16:37:00Z" w:id="161"/>
              <w:rFonts w:eastAsia="Times New Roman" w:cstheme="minorHAnsi"/>
              <w:b/>
              <w:u w:val="single"/>
              <w:lang w:eastAsia="fr-FR"/>
            </w:rPr>
          </w:rPrChange>
        </w:rPr>
      </w:pPr>
      <w:ins w:author="KEDDANI Leila" w:date="2025-01-16T16:37:00Z" w:id="162">
        <w:r w:rsidRPr="00F47EC9">
          <w:rPr>
            <w:rFonts w:eastAsia="Times New Roman" w:cstheme="minorHAnsi"/>
            <w:lang w:eastAsia="fr-FR"/>
            <w:rPrChange w:author="KEDDANI Leila" w:date="2025-01-16T16:37:00Z" w:id="163">
              <w:rPr>
                <w:rFonts w:eastAsia="Times New Roman" w:cstheme="minorHAnsi"/>
                <w:b/>
                <w:u w:val="single"/>
                <w:lang w:eastAsia="fr-FR"/>
              </w:rPr>
            </w:rPrChange>
          </w:rPr>
          <w:t>Le référent métier et le responsable de domaine présentent les impacts des mises à jour effectuées sur l’année, notamment en termes d’organisation, de charge financière et humaine.</w:t>
        </w:r>
      </w:ins>
    </w:p>
    <w:p w:rsidRPr="00F47EC9" w:rsidR="00F47EC9" w:rsidRDefault="00F47EC9" w14:paraId="57A4AFAC" w14:textId="7D4CD356">
      <w:pPr>
        <w:pStyle w:val="Paragraphedeliste"/>
        <w:numPr>
          <w:ilvl w:val="0"/>
          <w:numId w:val="50"/>
        </w:numPr>
        <w:spacing w:after="0"/>
        <w:rPr>
          <w:ins w:author="KEDDANI Leila" w:date="2025-01-16T16:37:00Z" w:id="164"/>
          <w:rFonts w:eastAsia="Times New Roman" w:cstheme="minorHAnsi"/>
          <w:lang w:eastAsia="fr-FR"/>
          <w:rPrChange w:author="KEDDANI Leila" w:date="2025-01-16T16:40:00Z" w:id="165">
            <w:rPr>
              <w:ins w:author="KEDDANI Leila" w:date="2025-01-16T16:37:00Z" w:id="166"/>
              <w:rFonts w:eastAsia="Times New Roman" w:cstheme="minorHAnsi"/>
              <w:b/>
              <w:u w:val="single"/>
              <w:lang w:eastAsia="fr-FR"/>
            </w:rPr>
          </w:rPrChange>
        </w:rPr>
        <w:pPrChange w:author="KEDDANI Leila" w:date="2025-01-16T16:40:00Z" w:id="167">
          <w:pPr>
            <w:spacing w:after="0"/>
          </w:pPr>
        </w:pPrChange>
      </w:pPr>
      <w:ins w:author="KEDDANI Leila" w:date="2025-01-16T16:37:00Z" w:id="168">
        <w:r w:rsidRPr="00F47EC9">
          <w:rPr>
            <w:rFonts w:eastAsia="Times New Roman" w:cstheme="minorHAnsi"/>
            <w:lang w:eastAsia="fr-FR"/>
            <w:rPrChange w:author="KEDDANI Leila" w:date="2025-01-16T16:40:00Z" w:id="169">
              <w:rPr>
                <w:rFonts w:eastAsia="Times New Roman" w:cstheme="minorHAnsi"/>
                <w:b/>
                <w:u w:val="single"/>
                <w:lang w:eastAsia="fr-FR"/>
              </w:rPr>
            </w:rPrChange>
          </w:rPr>
          <w:t>Fonctionnalités et évolutions :</w:t>
        </w:r>
      </w:ins>
    </w:p>
    <w:p w:rsidRPr="00F47EC9" w:rsidR="00F47EC9" w:rsidP="00F47EC9" w:rsidRDefault="00F47EC9" w14:paraId="2CAC2E71" w14:textId="07547FF5">
      <w:pPr>
        <w:spacing w:after="0"/>
        <w:rPr>
          <w:ins w:author="KEDDANI Leila" w:date="2025-01-16T16:37:00Z" w:id="170"/>
          <w:rFonts w:eastAsia="Times New Roman" w:cstheme="minorHAnsi"/>
          <w:lang w:eastAsia="fr-FR"/>
          <w:rPrChange w:author="KEDDANI Leila" w:date="2025-01-16T16:37:00Z" w:id="171">
            <w:rPr>
              <w:ins w:author="KEDDANI Leila" w:date="2025-01-16T16:37:00Z" w:id="172"/>
              <w:rFonts w:eastAsia="Times New Roman" w:cstheme="minorHAnsi"/>
              <w:b/>
              <w:u w:val="single"/>
              <w:lang w:eastAsia="fr-FR"/>
            </w:rPr>
          </w:rPrChange>
        </w:rPr>
      </w:pPr>
      <w:ins w:author="KEDDANI Leila" w:date="2025-01-16T16:37:00Z" w:id="173">
        <w:r w:rsidRPr="00F47EC9">
          <w:rPr>
            <w:rFonts w:eastAsia="Times New Roman" w:cstheme="minorHAnsi"/>
            <w:lang w:eastAsia="fr-FR"/>
            <w:rPrChange w:author="KEDDANI Leila" w:date="2025-01-16T16:37:00Z" w:id="174">
              <w:rPr>
                <w:rFonts w:eastAsia="Times New Roman" w:cstheme="minorHAnsi"/>
                <w:b/>
                <w:u w:val="single"/>
                <w:lang w:eastAsia="fr-FR"/>
              </w:rPr>
            </w:rPrChange>
          </w:rPr>
          <w:t>Présentation des principales fonctionnalités et des évolutions apportées aux applications critiques.</w:t>
        </w:r>
      </w:ins>
    </w:p>
    <w:p w:rsidRPr="00F47EC9" w:rsidR="00F47EC9" w:rsidRDefault="00F47EC9" w14:paraId="6443FD95" w14:textId="7AF83963">
      <w:pPr>
        <w:pStyle w:val="Paragraphedeliste"/>
        <w:numPr>
          <w:ilvl w:val="0"/>
          <w:numId w:val="50"/>
        </w:numPr>
        <w:spacing w:after="0"/>
        <w:rPr>
          <w:ins w:author="KEDDANI Leila" w:date="2025-01-16T16:37:00Z" w:id="175"/>
          <w:rFonts w:eastAsia="Times New Roman" w:cstheme="minorHAnsi"/>
          <w:lang w:eastAsia="fr-FR"/>
          <w:rPrChange w:author="KEDDANI Leila" w:date="2025-01-16T16:40:00Z" w:id="176">
            <w:rPr>
              <w:ins w:author="KEDDANI Leila" w:date="2025-01-16T16:37:00Z" w:id="177"/>
              <w:rFonts w:eastAsia="Times New Roman" w:cstheme="minorHAnsi"/>
              <w:b/>
              <w:u w:val="single"/>
              <w:lang w:eastAsia="fr-FR"/>
            </w:rPr>
          </w:rPrChange>
        </w:rPr>
        <w:pPrChange w:author="KEDDANI Leila" w:date="2025-01-16T16:40:00Z" w:id="178">
          <w:pPr>
            <w:spacing w:after="0"/>
          </w:pPr>
        </w:pPrChange>
      </w:pPr>
      <w:ins w:author="KEDDANI Leila" w:date="2025-01-16T16:37:00Z" w:id="179">
        <w:r w:rsidRPr="00F47EC9">
          <w:rPr>
            <w:rFonts w:eastAsia="Times New Roman" w:cstheme="minorHAnsi"/>
            <w:lang w:eastAsia="fr-FR"/>
            <w:rPrChange w:author="KEDDANI Leila" w:date="2025-01-16T16:40:00Z" w:id="180">
              <w:rPr>
                <w:rFonts w:eastAsia="Times New Roman" w:cstheme="minorHAnsi"/>
                <w:b/>
                <w:u w:val="single"/>
                <w:lang w:eastAsia="fr-FR"/>
              </w:rPr>
            </w:rPrChange>
          </w:rPr>
          <w:t>Modalités d’accès :</w:t>
        </w:r>
      </w:ins>
    </w:p>
    <w:p w:rsidRPr="00F47EC9" w:rsidR="00F47EC9" w:rsidP="00F47EC9" w:rsidRDefault="00F47EC9" w14:paraId="6307BDC2" w14:textId="1FBE9104">
      <w:pPr>
        <w:spacing w:after="0"/>
        <w:rPr>
          <w:ins w:author="KEDDANI Leila" w:date="2025-01-16T16:37:00Z" w:id="181"/>
          <w:rFonts w:eastAsia="Times New Roman" w:cstheme="minorHAnsi"/>
          <w:lang w:eastAsia="fr-FR"/>
          <w:rPrChange w:author="KEDDANI Leila" w:date="2025-01-16T16:37:00Z" w:id="182">
            <w:rPr>
              <w:ins w:author="KEDDANI Leila" w:date="2025-01-16T16:37:00Z" w:id="183"/>
              <w:rFonts w:eastAsia="Times New Roman" w:cstheme="minorHAnsi"/>
              <w:b/>
              <w:u w:val="single"/>
              <w:lang w:eastAsia="fr-FR"/>
            </w:rPr>
          </w:rPrChange>
        </w:rPr>
      </w:pPr>
      <w:ins w:author="KEDDANI Leila" w:date="2025-01-16T16:37:00Z" w:id="184">
        <w:r w:rsidRPr="00F47EC9">
          <w:rPr>
            <w:rFonts w:eastAsia="Times New Roman" w:cstheme="minorHAnsi"/>
            <w:lang w:eastAsia="fr-FR"/>
            <w:rPrChange w:author="KEDDANI Leila" w:date="2025-01-16T16:37:00Z" w:id="185">
              <w:rPr>
                <w:rFonts w:eastAsia="Times New Roman" w:cstheme="minorHAnsi"/>
                <w:b/>
                <w:u w:val="single"/>
                <w:lang w:eastAsia="fr-FR"/>
              </w:rPr>
            </w:rPrChange>
          </w:rPr>
          <w:t>Explication des procédures d’accès aux applications et des restrictions éventuelles.</w:t>
        </w:r>
      </w:ins>
    </w:p>
    <w:p w:rsidRPr="00F47EC9" w:rsidR="00F47EC9" w:rsidRDefault="00F47EC9" w14:paraId="2DCCCC87" w14:textId="526B7555">
      <w:pPr>
        <w:pStyle w:val="Paragraphedeliste"/>
        <w:numPr>
          <w:ilvl w:val="0"/>
          <w:numId w:val="50"/>
        </w:numPr>
        <w:spacing w:after="0"/>
        <w:rPr>
          <w:ins w:author="KEDDANI Leila" w:date="2025-01-16T16:37:00Z" w:id="186"/>
          <w:rFonts w:eastAsia="Times New Roman" w:cstheme="minorHAnsi"/>
          <w:lang w:eastAsia="fr-FR"/>
          <w:rPrChange w:author="KEDDANI Leila" w:date="2025-01-16T16:40:00Z" w:id="187">
            <w:rPr>
              <w:ins w:author="KEDDANI Leila" w:date="2025-01-16T16:37:00Z" w:id="188"/>
              <w:rFonts w:eastAsia="Times New Roman" w:cstheme="minorHAnsi"/>
              <w:b/>
              <w:u w:val="single"/>
              <w:lang w:eastAsia="fr-FR"/>
            </w:rPr>
          </w:rPrChange>
        </w:rPr>
        <w:pPrChange w:author="KEDDANI Leila" w:date="2025-01-16T16:40:00Z" w:id="189">
          <w:pPr>
            <w:spacing w:after="0"/>
          </w:pPr>
        </w:pPrChange>
      </w:pPr>
      <w:ins w:author="KEDDANI Leila" w:date="2025-01-16T16:37:00Z" w:id="190">
        <w:r w:rsidRPr="00F47EC9">
          <w:rPr>
            <w:rFonts w:eastAsia="Times New Roman" w:cstheme="minorHAnsi"/>
            <w:lang w:eastAsia="fr-FR"/>
            <w:rPrChange w:author="KEDDANI Leila" w:date="2025-01-16T16:40:00Z" w:id="191">
              <w:rPr>
                <w:rFonts w:eastAsia="Times New Roman" w:cstheme="minorHAnsi"/>
                <w:b/>
                <w:u w:val="single"/>
                <w:lang w:eastAsia="fr-FR"/>
              </w:rPr>
            </w:rPrChange>
          </w:rPr>
          <w:t>Procédures de sécurité :</w:t>
        </w:r>
      </w:ins>
    </w:p>
    <w:p w:rsidRPr="00F47EC9" w:rsidR="00F47EC9" w:rsidP="00F47EC9" w:rsidRDefault="00F47EC9" w14:paraId="3BCC9D30" w14:textId="7F811A43">
      <w:pPr>
        <w:spacing w:after="0"/>
        <w:rPr>
          <w:ins w:author="KEDDANI Leila" w:date="2025-01-16T16:37:00Z" w:id="192"/>
          <w:rFonts w:eastAsia="Times New Roman" w:cstheme="minorHAnsi"/>
          <w:lang w:eastAsia="fr-FR"/>
          <w:rPrChange w:author="KEDDANI Leila" w:date="2025-01-16T16:37:00Z" w:id="193">
            <w:rPr>
              <w:ins w:author="KEDDANI Leila" w:date="2025-01-16T16:37:00Z" w:id="194"/>
              <w:rFonts w:eastAsia="Times New Roman" w:cstheme="minorHAnsi"/>
              <w:b/>
              <w:u w:val="single"/>
              <w:lang w:eastAsia="fr-FR"/>
            </w:rPr>
          </w:rPrChange>
        </w:rPr>
      </w:pPr>
      <w:ins w:author="KEDDANI Leila" w:date="2025-01-16T16:37:00Z" w:id="195">
        <w:r w:rsidRPr="00F47EC9">
          <w:rPr>
            <w:rFonts w:eastAsia="Times New Roman" w:cstheme="minorHAnsi"/>
            <w:lang w:eastAsia="fr-FR"/>
            <w:rPrChange w:author="KEDDANI Leila" w:date="2025-01-16T16:37:00Z" w:id="196">
              <w:rPr>
                <w:rFonts w:eastAsia="Times New Roman" w:cstheme="minorHAnsi"/>
                <w:b/>
                <w:u w:val="single"/>
                <w:lang w:eastAsia="fr-FR"/>
              </w:rPr>
            </w:rPrChange>
          </w:rPr>
          <w:t>Détails sur les procédures de sécurité, y compris l’astreinte, le Plan de Reprise d’Activité (PRA), le Plan de Continuité d’Activité (PCA), et les emplacements de stockage des données.</w:t>
        </w:r>
      </w:ins>
    </w:p>
    <w:p w:rsidRPr="00F47EC9" w:rsidR="00F47EC9" w:rsidRDefault="00F47EC9" w14:paraId="10A60413" w14:textId="16D97B1F">
      <w:pPr>
        <w:pStyle w:val="Paragraphedeliste"/>
        <w:numPr>
          <w:ilvl w:val="0"/>
          <w:numId w:val="50"/>
        </w:numPr>
        <w:spacing w:after="0"/>
        <w:rPr>
          <w:ins w:author="KEDDANI Leila" w:date="2025-01-16T16:37:00Z" w:id="197"/>
          <w:rFonts w:eastAsia="Times New Roman" w:cstheme="minorHAnsi"/>
          <w:lang w:eastAsia="fr-FR"/>
          <w:rPrChange w:author="KEDDANI Leila" w:date="2025-01-16T16:40:00Z" w:id="198">
            <w:rPr>
              <w:ins w:author="KEDDANI Leila" w:date="2025-01-16T16:37:00Z" w:id="199"/>
              <w:rFonts w:eastAsia="Times New Roman" w:cstheme="minorHAnsi"/>
              <w:b/>
              <w:u w:val="single"/>
              <w:lang w:eastAsia="fr-FR"/>
            </w:rPr>
          </w:rPrChange>
        </w:rPr>
        <w:pPrChange w:author="KEDDANI Leila" w:date="2025-01-16T16:40:00Z" w:id="200">
          <w:pPr>
            <w:spacing w:after="0"/>
          </w:pPr>
        </w:pPrChange>
      </w:pPr>
      <w:ins w:author="KEDDANI Leila" w:date="2025-01-16T16:37:00Z" w:id="201">
        <w:r w:rsidRPr="00F47EC9">
          <w:rPr>
            <w:rFonts w:eastAsia="Times New Roman" w:cstheme="minorHAnsi"/>
            <w:lang w:eastAsia="fr-FR"/>
            <w:rPrChange w:author="KEDDANI Leila" w:date="2025-01-16T16:40:00Z" w:id="202">
              <w:rPr>
                <w:rFonts w:eastAsia="Times New Roman" w:cstheme="minorHAnsi"/>
                <w:b/>
                <w:u w:val="single"/>
                <w:lang w:eastAsia="fr-FR"/>
              </w:rPr>
            </w:rPrChange>
          </w:rPr>
          <w:t>Problèmes récurrents :</w:t>
        </w:r>
      </w:ins>
    </w:p>
    <w:p w:rsidRPr="00F47EC9" w:rsidR="00F47EC9" w:rsidP="00F47EC9" w:rsidRDefault="00F47EC9" w14:paraId="5CAB685C" w14:textId="60025A19">
      <w:pPr>
        <w:spacing w:after="0"/>
        <w:rPr>
          <w:ins w:author="KEDDANI Leila" w:date="2025-01-16T16:37:00Z" w:id="203"/>
          <w:rFonts w:eastAsia="Times New Roman" w:cstheme="minorHAnsi"/>
          <w:lang w:eastAsia="fr-FR"/>
          <w:rPrChange w:author="KEDDANI Leila" w:date="2025-01-16T16:37:00Z" w:id="204">
            <w:rPr>
              <w:ins w:author="KEDDANI Leila" w:date="2025-01-16T16:37:00Z" w:id="205"/>
              <w:rFonts w:eastAsia="Times New Roman" w:cstheme="minorHAnsi"/>
              <w:b/>
              <w:u w:val="single"/>
              <w:lang w:eastAsia="fr-FR"/>
            </w:rPr>
          </w:rPrChange>
        </w:rPr>
      </w:pPr>
      <w:ins w:author="KEDDANI Leila" w:date="2025-01-16T16:37:00Z" w:id="206">
        <w:r w:rsidRPr="00F47EC9">
          <w:rPr>
            <w:rFonts w:eastAsia="Times New Roman" w:cstheme="minorHAnsi"/>
            <w:lang w:eastAsia="fr-FR"/>
            <w:rPrChange w:author="KEDDANI Leila" w:date="2025-01-16T16:37:00Z" w:id="207">
              <w:rPr>
                <w:rFonts w:eastAsia="Times New Roman" w:cstheme="minorHAnsi"/>
                <w:b/>
                <w:u w:val="single"/>
                <w:lang w:eastAsia="fr-FR"/>
              </w:rPr>
            </w:rPrChange>
          </w:rPr>
          <w:t>Le responsable bureautique présente les problèmes les plus fréquents sur l’application, basés sur les retours de la hotline.</w:t>
        </w:r>
      </w:ins>
    </w:p>
    <w:p w:rsidRPr="00F47EC9" w:rsidR="00F47EC9" w:rsidRDefault="00F47EC9" w14:paraId="4F3E7068" w14:textId="7F991ABD">
      <w:pPr>
        <w:pStyle w:val="Paragraphedeliste"/>
        <w:numPr>
          <w:ilvl w:val="0"/>
          <w:numId w:val="50"/>
        </w:numPr>
        <w:spacing w:after="0"/>
        <w:rPr>
          <w:ins w:author="KEDDANI Leila" w:date="2025-01-16T16:37:00Z" w:id="208"/>
          <w:rFonts w:eastAsia="Times New Roman" w:cstheme="minorHAnsi"/>
          <w:lang w:eastAsia="fr-FR"/>
          <w:rPrChange w:author="KEDDANI Leila" w:date="2025-01-16T16:40:00Z" w:id="209">
            <w:rPr>
              <w:ins w:author="KEDDANI Leila" w:date="2025-01-16T16:37:00Z" w:id="210"/>
              <w:rFonts w:eastAsia="Times New Roman" w:cstheme="minorHAnsi"/>
              <w:b/>
              <w:u w:val="single"/>
              <w:lang w:eastAsia="fr-FR"/>
            </w:rPr>
          </w:rPrChange>
        </w:rPr>
        <w:pPrChange w:author="KEDDANI Leila" w:date="2025-01-16T16:40:00Z" w:id="211">
          <w:pPr>
            <w:spacing w:after="0"/>
          </w:pPr>
        </w:pPrChange>
      </w:pPr>
      <w:ins w:author="KEDDANI Leila" w:date="2025-01-16T16:37:00Z" w:id="212">
        <w:r w:rsidRPr="00F47EC9">
          <w:rPr>
            <w:rFonts w:eastAsia="Times New Roman" w:cstheme="minorHAnsi"/>
            <w:lang w:eastAsia="fr-FR"/>
            <w:rPrChange w:author="KEDDANI Leila" w:date="2025-01-16T16:40:00Z" w:id="213">
              <w:rPr>
                <w:rFonts w:eastAsia="Times New Roman" w:cstheme="minorHAnsi"/>
                <w:b/>
                <w:u w:val="single"/>
                <w:lang w:eastAsia="fr-FR"/>
              </w:rPr>
            </w:rPrChange>
          </w:rPr>
          <w:t>Discussions sur les évolutions :</w:t>
        </w:r>
      </w:ins>
    </w:p>
    <w:p w:rsidRPr="00F47EC9" w:rsidR="00F47EC9" w:rsidP="00F47EC9" w:rsidRDefault="00F47EC9" w14:paraId="296B2684" w14:textId="77777777">
      <w:pPr>
        <w:spacing w:after="0"/>
        <w:rPr>
          <w:ins w:author="KEDDANI Leila" w:date="2025-01-16T16:37:00Z" w:id="214"/>
          <w:rFonts w:eastAsia="Times New Roman" w:cstheme="minorHAnsi"/>
          <w:lang w:eastAsia="fr-FR"/>
          <w:rPrChange w:author="KEDDANI Leila" w:date="2025-01-16T16:37:00Z" w:id="215">
            <w:rPr>
              <w:ins w:author="KEDDANI Leila" w:date="2025-01-16T16:37:00Z" w:id="216"/>
              <w:rFonts w:eastAsia="Times New Roman" w:cstheme="minorHAnsi"/>
              <w:b/>
              <w:u w:val="single"/>
              <w:lang w:eastAsia="fr-FR"/>
            </w:rPr>
          </w:rPrChange>
        </w:rPr>
      </w:pPr>
      <w:ins w:author="KEDDANI Leila" w:date="2025-01-16T16:37:00Z" w:id="217">
        <w:r w:rsidRPr="00F47EC9">
          <w:rPr>
            <w:rFonts w:eastAsia="Times New Roman" w:cstheme="minorHAnsi"/>
            <w:lang w:eastAsia="fr-FR"/>
            <w:rPrChange w:author="KEDDANI Leila" w:date="2025-01-16T16:37:00Z" w:id="218">
              <w:rPr>
                <w:rFonts w:eastAsia="Times New Roman" w:cstheme="minorHAnsi"/>
                <w:b/>
                <w:u w:val="single"/>
                <w:lang w:eastAsia="fr-FR"/>
              </w:rPr>
            </w:rPrChange>
          </w:rPr>
          <w:t>Échanges libres sur les évolutions possibles (fonctionnelles, infrastructurelles, ou relatives à l’intégration).</w:t>
        </w:r>
      </w:ins>
    </w:p>
    <w:p w:rsidRPr="00F47EC9" w:rsidR="00F47EC9" w:rsidP="00F47EC9" w:rsidRDefault="00F47EC9" w14:paraId="0EB15C8A" w14:textId="77777777">
      <w:pPr>
        <w:spacing w:after="0"/>
        <w:rPr>
          <w:ins w:author="KEDDANI Leila" w:date="2025-01-16T16:37:00Z" w:id="219"/>
          <w:rFonts w:eastAsia="Times New Roman" w:cstheme="minorHAnsi"/>
          <w:lang w:eastAsia="fr-FR"/>
          <w:rPrChange w:author="KEDDANI Leila" w:date="2025-01-16T16:37:00Z" w:id="220">
            <w:rPr>
              <w:ins w:author="KEDDANI Leila" w:date="2025-01-16T16:37:00Z" w:id="221"/>
              <w:rFonts w:eastAsia="Times New Roman" w:cstheme="minorHAnsi"/>
              <w:b/>
              <w:u w:val="single"/>
              <w:lang w:eastAsia="fr-FR"/>
            </w:rPr>
          </w:rPrChange>
        </w:rPr>
      </w:pPr>
    </w:p>
    <w:p w:rsidRPr="00F47EC9" w:rsidR="00F47EC9" w:rsidP="00F47EC9" w:rsidRDefault="00F47EC9" w14:paraId="0972E45D" w14:textId="2FA3CF5B">
      <w:pPr>
        <w:spacing w:after="0"/>
        <w:rPr>
          <w:ins w:author="KEDDANI Leila" w:date="2025-01-16T16:37:00Z" w:id="222"/>
          <w:rFonts w:eastAsia="Times New Roman" w:cstheme="minorHAnsi"/>
          <w:b/>
          <w:lang w:eastAsia="fr-FR"/>
          <w:rPrChange w:author="KEDDANI Leila" w:date="2025-01-16T16:40:00Z" w:id="223">
            <w:rPr>
              <w:ins w:author="KEDDANI Leila" w:date="2025-01-16T16:37:00Z" w:id="224"/>
              <w:rFonts w:eastAsia="Times New Roman" w:cstheme="minorHAnsi"/>
              <w:b/>
              <w:u w:val="single"/>
              <w:lang w:eastAsia="fr-FR"/>
            </w:rPr>
          </w:rPrChange>
        </w:rPr>
      </w:pPr>
      <w:ins w:author="KEDDANI Leila" w:date="2025-01-16T16:37:00Z" w:id="225">
        <w:r w:rsidRPr="00F47EC9">
          <w:rPr>
            <w:rFonts w:eastAsia="Times New Roman" w:cstheme="minorHAnsi"/>
            <w:b/>
            <w:lang w:eastAsia="fr-FR"/>
            <w:rPrChange w:author="KEDDANI Leila" w:date="2025-01-16T16:40:00Z" w:id="226">
              <w:rPr>
                <w:rFonts w:eastAsia="Times New Roman" w:cstheme="minorHAnsi"/>
                <w:b/>
                <w:u w:val="single"/>
                <w:lang w:eastAsia="fr-FR"/>
              </w:rPr>
            </w:rPrChange>
          </w:rPr>
          <w:t>Objectifs</w:t>
        </w:r>
      </w:ins>
    </w:p>
    <w:p w:rsidRPr="00F47EC9" w:rsidR="00F47EC9" w:rsidP="00F47EC9" w:rsidRDefault="00F47EC9" w14:paraId="42930A99" w14:textId="3A5691ED">
      <w:pPr>
        <w:spacing w:after="0"/>
        <w:rPr>
          <w:ins w:author="KEDDANI Leila" w:date="2025-01-16T16:37:00Z" w:id="227"/>
          <w:rFonts w:eastAsia="Times New Roman" w:cstheme="minorHAnsi"/>
          <w:lang w:eastAsia="fr-FR"/>
          <w:rPrChange w:author="KEDDANI Leila" w:date="2025-01-16T16:37:00Z" w:id="228">
            <w:rPr>
              <w:ins w:author="KEDDANI Leila" w:date="2025-01-16T16:37:00Z" w:id="229"/>
              <w:rFonts w:eastAsia="Times New Roman" w:cstheme="minorHAnsi"/>
              <w:b/>
              <w:u w:val="single"/>
              <w:lang w:eastAsia="fr-FR"/>
            </w:rPr>
          </w:rPrChange>
        </w:rPr>
      </w:pPr>
      <w:ins w:author="KEDDANI Leila" w:date="2025-01-16T16:37:00Z" w:id="230">
        <w:r w:rsidRPr="00F47EC9">
          <w:rPr>
            <w:rFonts w:eastAsia="Times New Roman" w:cstheme="minorHAnsi"/>
            <w:lang w:eastAsia="fr-FR"/>
            <w:rPrChange w:author="KEDDANI Leila" w:date="2025-01-16T16:37:00Z" w:id="231">
              <w:rPr>
                <w:rFonts w:eastAsia="Times New Roman" w:cstheme="minorHAnsi"/>
                <w:b/>
                <w:u w:val="single"/>
                <w:lang w:eastAsia="fr-FR"/>
              </w:rPr>
            </w:rPrChange>
          </w:rPr>
          <w:t>Ces réunions permettent de :</w:t>
        </w:r>
      </w:ins>
    </w:p>
    <w:p w:rsidRPr="00244085" w:rsidR="00F47EC9" w:rsidRDefault="00F47EC9" w14:paraId="0E9DFB61" w14:textId="0EBDE3A6">
      <w:pPr>
        <w:spacing w:after="0"/>
        <w:rPr>
          <w:ins w:author="KEDDANI Leila" w:date="2025-01-16T16:37:00Z" w:id="232"/>
          <w:rFonts w:eastAsia="Times New Roman" w:cstheme="minorHAnsi"/>
          <w:lang w:eastAsia="fr-FR"/>
          <w:rPrChange w:author="KEDDANI Leila" w:date="2025-01-16T16:41:00Z" w:id="233">
            <w:rPr>
              <w:ins w:author="KEDDANI Leila" w:date="2025-01-16T16:37:00Z" w:id="234"/>
              <w:rFonts w:eastAsia="Times New Roman" w:cstheme="minorHAnsi"/>
              <w:b/>
              <w:u w:val="single"/>
              <w:lang w:eastAsia="fr-FR"/>
            </w:rPr>
          </w:rPrChange>
        </w:rPr>
      </w:pPr>
      <w:ins w:author="KEDDANI Leila" w:date="2025-01-16T16:37:00Z" w:id="235">
        <w:r w:rsidRPr="00244085">
          <w:rPr>
            <w:rFonts w:eastAsia="Times New Roman" w:cstheme="minorHAnsi"/>
            <w:lang w:eastAsia="fr-FR"/>
            <w:rPrChange w:author="KEDDANI Leila" w:date="2025-01-16T16:41:00Z" w:id="236">
              <w:rPr>
                <w:rFonts w:eastAsia="Times New Roman" w:cstheme="minorHAnsi"/>
                <w:b/>
                <w:u w:val="single"/>
                <w:lang w:eastAsia="fr-FR"/>
              </w:rPr>
            </w:rPrChange>
          </w:rPr>
          <w:t>Favoriser une vision commune des enjeux et évolutions des applications critiques.</w:t>
        </w:r>
      </w:ins>
    </w:p>
    <w:p w:rsidRPr="00244085" w:rsidR="00F47EC9" w:rsidRDefault="00F47EC9" w14:paraId="5F45A90C" w14:textId="533EB937">
      <w:pPr>
        <w:spacing w:after="0"/>
        <w:rPr>
          <w:ins w:author="KEDDANI Leila" w:date="2025-01-16T16:37:00Z" w:id="237"/>
          <w:rFonts w:eastAsia="Times New Roman" w:cstheme="minorHAnsi"/>
          <w:lang w:eastAsia="fr-FR"/>
          <w:rPrChange w:author="KEDDANI Leila" w:date="2025-01-16T16:41:00Z" w:id="238">
            <w:rPr>
              <w:ins w:author="KEDDANI Leila" w:date="2025-01-16T16:37:00Z" w:id="239"/>
              <w:rFonts w:eastAsia="Times New Roman" w:cstheme="minorHAnsi"/>
              <w:b/>
              <w:u w:val="single"/>
              <w:lang w:eastAsia="fr-FR"/>
            </w:rPr>
          </w:rPrChange>
        </w:rPr>
      </w:pPr>
      <w:ins w:author="KEDDANI Leila" w:date="2025-01-16T16:37:00Z" w:id="240">
        <w:r w:rsidRPr="00244085">
          <w:rPr>
            <w:rFonts w:eastAsia="Times New Roman" w:cstheme="minorHAnsi"/>
            <w:lang w:eastAsia="fr-FR"/>
            <w:rPrChange w:author="KEDDANI Leila" w:date="2025-01-16T16:41:00Z" w:id="241">
              <w:rPr>
                <w:rFonts w:eastAsia="Times New Roman" w:cstheme="minorHAnsi"/>
                <w:b/>
                <w:u w:val="single"/>
                <w:lang w:eastAsia="fr-FR"/>
              </w:rPr>
            </w:rPrChange>
          </w:rPr>
          <w:t>Garantir la continuité et la sécurité des systèmes d’information.</w:t>
        </w:r>
      </w:ins>
    </w:p>
    <w:p w:rsidR="00244085" w:rsidP="00244085" w:rsidRDefault="00F47EC9" w14:paraId="1789AF7F" w14:textId="77777777">
      <w:pPr>
        <w:rPr>
          <w:ins w:author="KEDDANI Leila" w:date="2025-01-16T16:42:00Z" w:id="242"/>
          <w:rFonts w:eastAsia="Times New Roman" w:cstheme="minorHAnsi"/>
          <w:lang w:eastAsia="fr-FR"/>
        </w:rPr>
      </w:pPr>
      <w:ins w:author="KEDDANI Leila" w:date="2025-01-16T16:37:00Z" w:id="243">
        <w:r w:rsidRPr="00244085">
          <w:rPr>
            <w:rFonts w:eastAsia="Times New Roman" w:cstheme="minorHAnsi"/>
            <w:lang w:eastAsia="fr-FR"/>
            <w:rPrChange w:author="KEDDANI Leila" w:date="2025-01-16T16:41:00Z" w:id="244">
              <w:rPr>
                <w:rFonts w:eastAsia="Times New Roman" w:cstheme="minorHAnsi"/>
                <w:b/>
                <w:u w:val="single"/>
                <w:lang w:eastAsia="fr-FR"/>
              </w:rPr>
            </w:rPrChange>
          </w:rPr>
          <w:t>Identifier et traiter les problèmes récurrents.</w:t>
        </w:r>
      </w:ins>
    </w:p>
    <w:p w:rsidRPr="00244085" w:rsidR="00AC5AFD" w:rsidDel="00F47EC9" w:rsidRDefault="00F47EC9" w14:paraId="0DDBAE78" w14:textId="0C8CFB19">
      <w:pPr>
        <w:rPr>
          <w:del w:author="KEDDANI Leila" w:date="2025-01-16T16:37:00Z" w:id="245"/>
          <w:rFonts w:eastAsia="Times New Roman" w:cstheme="minorHAnsi"/>
          <w:lang w:eastAsia="fr-FR"/>
          <w:rPrChange w:author="KEDDANI Leila" w:date="2025-01-16T16:41:00Z" w:id="246">
            <w:rPr>
              <w:del w:author="KEDDANI Leila" w:date="2025-01-16T16:37:00Z" w:id="247"/>
              <w:rFonts w:eastAsia="Times New Roman" w:cstheme="minorHAnsi"/>
              <w:b/>
              <w:u w:val="single"/>
              <w:lang w:eastAsia="fr-FR"/>
            </w:rPr>
          </w:rPrChange>
        </w:rPr>
        <w:pPrChange w:author="KEDDANI Leila" w:date="2025-01-16T16:41:00Z" w:id="248">
          <w:pPr>
            <w:shd w:val="clear" w:color="auto" w:fill="FFFFFF" w:themeFill="background1"/>
            <w:spacing w:after="0" w:line="240" w:lineRule="auto"/>
          </w:pPr>
        </w:pPrChange>
      </w:pPr>
      <w:ins w:author="KEDDANI Leila" w:date="2025-01-16T16:37:00Z" w:id="249">
        <w:r w:rsidRPr="00244085">
          <w:rPr>
            <w:rFonts w:eastAsia="Times New Roman" w:cstheme="minorHAnsi"/>
            <w:lang w:eastAsia="fr-FR"/>
            <w:rPrChange w:author="KEDDANI Leila" w:date="2025-01-16T16:41:00Z" w:id="250">
              <w:rPr>
                <w:rFonts w:eastAsia="Times New Roman" w:cstheme="minorHAnsi"/>
                <w:b/>
                <w:u w:val="single"/>
                <w:lang w:eastAsia="fr-FR"/>
              </w:rPr>
            </w:rPrChange>
          </w:rPr>
          <w:t>Encourager la collaboration entre les différents intervenants et utilisateurs.</w:t>
        </w:r>
      </w:ins>
      <w:del w:author="KEDDANI Leila" w:date="2025-01-16T16:37:00Z" w:id="251">
        <w:r w:rsidRPr="00244085" w:rsidDel="00F47EC9" w:rsidR="00AC5AFD">
          <w:rPr>
            <w:rFonts w:eastAsia="Times New Roman" w:cstheme="minorHAnsi"/>
            <w:lang w:eastAsia="fr-FR"/>
            <w:rPrChange w:author="KEDDANI Leila" w:date="2025-01-16T16:41:00Z" w:id="252">
              <w:rPr>
                <w:rFonts w:eastAsia="Times New Roman" w:cstheme="minorHAnsi"/>
                <w:b/>
                <w:u w:val="single"/>
                <w:lang w:eastAsia="fr-FR"/>
              </w:rPr>
            </w:rPrChange>
          </w:rPr>
          <w:delText>Ordre du jour :</w:delText>
        </w:r>
      </w:del>
    </w:p>
    <w:p w:rsidRPr="00F47EC9" w:rsidR="00F47EC9" w:rsidRDefault="00F47EC9" w14:paraId="23564080" w14:textId="3EF526C6">
      <w:pPr>
        <w:rPr>
          <w:ins w:author="KEDDANI Leila" w:date="2025-01-16T16:37:00Z" w:id="253"/>
          <w:lang w:eastAsia="fr-FR"/>
          <w:rPrChange w:author="KEDDANI Leila" w:date="2025-01-16T16:37:00Z" w:id="254">
            <w:rPr>
              <w:ins w:author="KEDDANI Leila" w:date="2025-01-16T16:37:00Z" w:id="255"/>
              <w:rFonts w:eastAsia="Times New Roman" w:cstheme="minorHAnsi"/>
              <w:b/>
              <w:u w:val="single"/>
              <w:lang w:eastAsia="fr-FR"/>
            </w:rPr>
          </w:rPrChange>
        </w:rPr>
        <w:pPrChange w:author="KEDDANI Leila" w:date="2025-01-16T16:41:00Z" w:id="256">
          <w:pPr>
            <w:spacing w:after="0"/>
          </w:pPr>
        </w:pPrChange>
      </w:pPr>
    </w:p>
    <w:p w:rsidRPr="00E97046" w:rsidR="00AC5AFD" w:rsidDel="00F47EC9" w:rsidP="00AC5AFD" w:rsidRDefault="00AC5AFD" w14:paraId="3FC0EA51" w14:textId="789934D3">
      <w:pPr>
        <w:spacing w:after="0"/>
        <w:rPr>
          <w:del w:author="KEDDANI Leila" w:date="2025-01-16T16:37:00Z" w:id="257"/>
          <w:rFonts w:eastAsia="Times New Roman" w:cstheme="minorHAnsi"/>
          <w:lang w:eastAsia="fr-FR"/>
        </w:rPr>
      </w:pPr>
    </w:p>
    <w:p w:rsidRPr="00E97046" w:rsidR="00AC5AFD" w:rsidDel="00F47EC9" w:rsidP="003570F8" w:rsidRDefault="00AC5AFD" w14:paraId="3715A65B" w14:textId="4215B629">
      <w:pPr>
        <w:pStyle w:val="Paragraphedeliste"/>
        <w:numPr>
          <w:ilvl w:val="0"/>
          <w:numId w:val="28"/>
        </w:numPr>
        <w:spacing w:after="0"/>
        <w:rPr>
          <w:del w:author="KEDDANI Leila" w:date="2025-01-16T16:37:00Z" w:id="258"/>
          <w:rFonts w:eastAsia="Times New Roman" w:cstheme="minorHAnsi"/>
          <w:lang w:eastAsia="fr-FR"/>
        </w:rPr>
      </w:pPr>
      <w:del w:author="KEDDANI Leila" w:date="2025-01-16T16:37:00Z" w:id="259">
        <w:r w:rsidRPr="00E97046" w:rsidDel="00F47EC9">
          <w:rPr>
            <w:rFonts w:eastAsia="Times New Roman" w:cstheme="minorHAnsi"/>
            <w:lang w:eastAsia="fr-FR"/>
          </w:rPr>
          <w:delText>Présentation par le référent métier de l'application et son responsable de domaine :</w:delText>
        </w:r>
      </w:del>
    </w:p>
    <w:p w:rsidRPr="00E97046" w:rsidR="00AC5AFD" w:rsidDel="00F47EC9" w:rsidP="003570F8" w:rsidRDefault="00820DAA" w14:paraId="549BB325" w14:textId="5BA35A84">
      <w:pPr>
        <w:pStyle w:val="Paragraphedeliste"/>
        <w:numPr>
          <w:ilvl w:val="0"/>
          <w:numId w:val="15"/>
        </w:numPr>
        <w:spacing w:after="0"/>
        <w:rPr>
          <w:del w:author="KEDDANI Leila" w:date="2025-01-16T16:37:00Z" w:id="260"/>
          <w:rFonts w:eastAsia="Times New Roman" w:cstheme="minorHAnsi"/>
          <w:lang w:eastAsia="fr-FR"/>
        </w:rPr>
      </w:pPr>
      <w:del w:author="KEDDANI Leila" w:date="2025-01-16T16:37:00Z" w:id="261">
        <w:r w:rsidRPr="00E97046" w:rsidDel="00F47EC9">
          <w:rPr>
            <w:rFonts w:eastAsia="Times New Roman" w:cstheme="minorHAnsi"/>
            <w:lang w:eastAsia="fr-FR"/>
          </w:rPr>
          <w:delText>I</w:delText>
        </w:r>
        <w:r w:rsidRPr="00E97046" w:rsidDel="00F47EC9" w:rsidR="00AC5AFD">
          <w:rPr>
            <w:rFonts w:eastAsia="Times New Roman" w:cstheme="minorHAnsi"/>
            <w:lang w:eastAsia="fr-FR"/>
          </w:rPr>
          <w:delText>mpacts des mises à jour de l'année sur l'organisation, la charge financière et humaine.</w:delText>
        </w:r>
      </w:del>
    </w:p>
    <w:p w:rsidRPr="00E97046" w:rsidR="00AC5AFD" w:rsidDel="00F47EC9" w:rsidP="003570F8" w:rsidRDefault="00AC5AFD" w14:paraId="74347438" w14:textId="7FE76CB1">
      <w:pPr>
        <w:pStyle w:val="Paragraphedeliste"/>
        <w:numPr>
          <w:ilvl w:val="0"/>
          <w:numId w:val="15"/>
        </w:numPr>
        <w:spacing w:after="0"/>
        <w:rPr>
          <w:del w:author="KEDDANI Leila" w:date="2025-01-16T16:37:00Z" w:id="262"/>
          <w:rFonts w:eastAsia="Times New Roman" w:cstheme="minorHAnsi"/>
          <w:lang w:eastAsia="fr-FR"/>
        </w:rPr>
      </w:pPr>
      <w:del w:author="KEDDANI Leila" w:date="2025-01-16T16:37:00Z" w:id="263">
        <w:r w:rsidRPr="00E97046" w:rsidDel="00F47EC9">
          <w:rPr>
            <w:rFonts w:eastAsia="Times New Roman" w:cstheme="minorHAnsi"/>
            <w:lang w:eastAsia="fr-FR"/>
          </w:rPr>
          <w:delText>Présentation des principales fonctionnalités et des évolutions.</w:delText>
        </w:r>
      </w:del>
    </w:p>
    <w:p w:rsidRPr="00E97046" w:rsidR="00AC5AFD" w:rsidDel="00F47EC9" w:rsidP="003570F8" w:rsidRDefault="00AC5AFD" w14:paraId="1B5B8A1F" w14:textId="5E106CC2">
      <w:pPr>
        <w:pStyle w:val="Paragraphedeliste"/>
        <w:numPr>
          <w:ilvl w:val="0"/>
          <w:numId w:val="15"/>
        </w:numPr>
        <w:spacing w:after="0"/>
        <w:rPr>
          <w:del w:author="KEDDANI Leila" w:date="2025-01-16T16:37:00Z" w:id="264"/>
          <w:rFonts w:eastAsia="Times New Roman" w:cstheme="minorHAnsi"/>
          <w:lang w:eastAsia="fr-FR"/>
        </w:rPr>
      </w:pPr>
      <w:del w:author="KEDDANI Leila" w:date="2025-01-16T16:37:00Z" w:id="265">
        <w:r w:rsidRPr="00E97046" w:rsidDel="00F47EC9">
          <w:rPr>
            <w:rFonts w:eastAsia="Times New Roman" w:cstheme="minorHAnsi"/>
            <w:lang w:eastAsia="fr-FR"/>
          </w:rPr>
          <w:delText>Détail des modalités d'accès à l'application.</w:delText>
        </w:r>
      </w:del>
    </w:p>
    <w:p w:rsidRPr="00E97046" w:rsidR="00AC5AFD" w:rsidDel="00F47EC9" w:rsidP="003570F8" w:rsidRDefault="00AC5AFD" w14:paraId="21CE91D1" w14:textId="417DD747">
      <w:pPr>
        <w:pStyle w:val="Paragraphedeliste"/>
        <w:numPr>
          <w:ilvl w:val="0"/>
          <w:numId w:val="15"/>
        </w:numPr>
        <w:spacing w:after="0"/>
        <w:rPr>
          <w:del w:author="KEDDANI Leila" w:date="2025-01-16T16:37:00Z" w:id="266"/>
          <w:rFonts w:eastAsia="Times New Roman" w:cstheme="minorHAnsi"/>
          <w:lang w:eastAsia="fr-FR"/>
        </w:rPr>
      </w:pPr>
      <w:del w:author="KEDDANI Leila" w:date="2025-01-16T16:37:00Z" w:id="267">
        <w:r w:rsidRPr="00E97046" w:rsidDel="00F47EC9">
          <w:rPr>
            <w:rFonts w:eastAsia="Times New Roman" w:cstheme="minorHAnsi"/>
            <w:lang w:eastAsia="fr-FR"/>
          </w:rPr>
          <w:delText>Précisions sur les procédures de sécurité, y compris l'astreinte, le PRA (Plan de Reprise d'Activité) et le PCA (Plan de Continuité d'Activité), et leur lieu de stockage.</w:delText>
        </w:r>
      </w:del>
    </w:p>
    <w:p w:rsidRPr="00E97046" w:rsidR="00AC5AFD" w:rsidDel="00F47EC9" w:rsidP="003570F8" w:rsidRDefault="00AC5AFD" w14:paraId="424ADA98" w14:textId="2D0CAB6F">
      <w:pPr>
        <w:pStyle w:val="Paragraphedeliste"/>
        <w:numPr>
          <w:ilvl w:val="0"/>
          <w:numId w:val="28"/>
        </w:numPr>
        <w:spacing w:after="0"/>
        <w:rPr>
          <w:del w:author="KEDDANI Leila" w:date="2025-01-16T16:37:00Z" w:id="268"/>
          <w:rFonts w:eastAsia="Times New Roman" w:cstheme="minorHAnsi"/>
          <w:lang w:eastAsia="fr-FR"/>
        </w:rPr>
      </w:pPr>
      <w:del w:author="KEDDANI Leila" w:date="2025-01-16T16:37:00Z" w:id="269">
        <w:r w:rsidRPr="00E97046" w:rsidDel="00F47EC9">
          <w:rPr>
            <w:rFonts w:eastAsia="Times New Roman" w:cstheme="minorHAnsi"/>
            <w:lang w:eastAsia="fr-FR"/>
          </w:rPr>
          <w:delText>Détail par le responsable PTI des appels les plus fréquents sur l'application :</w:delText>
        </w:r>
      </w:del>
    </w:p>
    <w:p w:rsidRPr="00E97046" w:rsidR="00AC5AFD" w:rsidDel="00F47EC9" w:rsidP="003570F8" w:rsidRDefault="00AC5AFD" w14:paraId="4CB0C7BE" w14:textId="20548F1C">
      <w:pPr>
        <w:pStyle w:val="Paragraphedeliste"/>
        <w:numPr>
          <w:ilvl w:val="0"/>
          <w:numId w:val="29"/>
        </w:numPr>
        <w:spacing w:after="0"/>
        <w:rPr>
          <w:del w:author="KEDDANI Leila" w:date="2025-01-16T16:37:00Z" w:id="270"/>
          <w:rFonts w:eastAsia="Times New Roman" w:cstheme="minorHAnsi"/>
          <w:lang w:eastAsia="fr-FR"/>
        </w:rPr>
      </w:pPr>
      <w:del w:author="KEDDANI Leila" w:date="2025-01-16T16:37:00Z" w:id="271">
        <w:r w:rsidRPr="00E97046" w:rsidDel="00F47EC9">
          <w:rPr>
            <w:rFonts w:eastAsia="Times New Roman" w:cstheme="minorHAnsi"/>
            <w:lang w:eastAsia="fr-FR"/>
          </w:rPr>
          <w:delText>Extraction des données de la hot line.</w:delText>
        </w:r>
      </w:del>
    </w:p>
    <w:p w:rsidRPr="00E97046" w:rsidR="00AC5AFD" w:rsidDel="00F47EC9" w:rsidP="003570F8" w:rsidRDefault="00AC5AFD" w14:paraId="5024E129" w14:textId="746EDC44">
      <w:pPr>
        <w:pStyle w:val="Paragraphedeliste"/>
        <w:numPr>
          <w:ilvl w:val="0"/>
          <w:numId w:val="28"/>
        </w:numPr>
        <w:spacing w:after="0"/>
        <w:rPr>
          <w:del w:author="KEDDANI Leila" w:date="2025-01-16T16:37:00Z" w:id="272"/>
          <w:rFonts w:eastAsia="Times New Roman" w:cstheme="minorHAnsi"/>
          <w:lang w:eastAsia="fr-FR"/>
        </w:rPr>
      </w:pPr>
      <w:del w:author="KEDDANI Leila" w:date="2025-01-16T16:37:00Z" w:id="273">
        <w:r w:rsidRPr="00E97046" w:rsidDel="00F47EC9">
          <w:rPr>
            <w:rFonts w:eastAsia="Times New Roman" w:cstheme="minorHAnsi"/>
            <w:lang w:eastAsia="fr-FR"/>
          </w:rPr>
          <w:delText>Discussion ouverte sur les évolutions possibles :</w:delText>
        </w:r>
      </w:del>
    </w:p>
    <w:p w:rsidRPr="00E97046" w:rsidR="00820DAA" w:rsidDel="00F47EC9" w:rsidP="00820DAA" w:rsidRDefault="00AC5AFD" w14:paraId="3F5EB0E6" w14:textId="48E85C69">
      <w:pPr>
        <w:spacing w:after="0"/>
        <w:rPr>
          <w:del w:author="KEDDANI Leila" w:date="2025-01-16T16:37:00Z" w:id="274"/>
          <w:rFonts w:eastAsia="Times New Roman" w:cstheme="minorHAnsi"/>
          <w:lang w:eastAsia="fr-FR"/>
        </w:rPr>
      </w:pPr>
      <w:del w:author="KEDDANI Leila" w:date="2025-01-16T16:37:00Z" w:id="275">
        <w:r w:rsidRPr="00E97046" w:rsidDel="00F47EC9">
          <w:rPr>
            <w:rFonts w:eastAsia="Times New Roman" w:cstheme="minorHAnsi"/>
            <w:lang w:eastAsia="fr-FR"/>
          </w:rPr>
          <w:delText>Possibilités d'améliorations fonctionnelles, infrastructures et intégration.</w:delText>
        </w:r>
      </w:del>
    </w:p>
    <w:p w:rsidRPr="00E97046" w:rsidR="00820DAA" w:rsidDel="00F47EC9" w:rsidP="00820DAA" w:rsidRDefault="00820DAA" w14:paraId="6524AD8B" w14:textId="152E0535">
      <w:pPr>
        <w:shd w:val="clear" w:color="auto" w:fill="FFFFFF" w:themeFill="background1"/>
        <w:spacing w:after="0" w:line="240" w:lineRule="auto"/>
        <w:rPr>
          <w:del w:author="KEDDANI Leila" w:date="2025-01-16T16:37:00Z" w:id="276"/>
          <w:rFonts w:eastAsia="Times New Roman" w:cstheme="minorHAnsi"/>
          <w:lang w:eastAsia="fr-FR"/>
        </w:rPr>
      </w:pPr>
    </w:p>
    <w:p w:rsidR="00FF346F" w:rsidDel="00F47EC9" w:rsidP="00820DAA" w:rsidRDefault="00820DAA" w14:paraId="207A2A1B" w14:textId="68347E4C">
      <w:pPr>
        <w:shd w:val="clear" w:color="auto" w:fill="FFFFFF" w:themeFill="background1"/>
        <w:spacing w:after="0" w:line="240" w:lineRule="auto"/>
        <w:rPr>
          <w:del w:author="KEDDANI Leila" w:date="2025-01-16T16:37:00Z" w:id="277"/>
          <w:rFonts w:ascii="Segoe UI" w:hAnsi="Segoe UI" w:eastAsia="Times New Roman" w:cs="Segoe UI"/>
          <w:sz w:val="21"/>
          <w:szCs w:val="21"/>
          <w:lang w:eastAsia="fr-FR"/>
        </w:rPr>
      </w:pPr>
      <w:del w:author="KEDDANI Leila" w:date="2025-01-16T16:37:00Z" w:id="278">
        <w:r w:rsidRPr="00E97046" w:rsidDel="00F47EC9">
          <w:rPr>
            <w:rFonts w:eastAsia="Times New Roman" w:cstheme="minorHAnsi"/>
            <w:lang w:eastAsia="fr-FR"/>
          </w:rPr>
          <w:delText>Il est impératif d'organiser une réunion préalable d'une durée d'une heure entre le responsable de domaine et son référent pour assurer une préparation rigoureuse en amont de la réunion principale</w:delText>
        </w:r>
        <w:r w:rsidRPr="00820DAA" w:rsidDel="00F47EC9">
          <w:rPr>
            <w:rFonts w:ascii="Segoe UI" w:hAnsi="Segoe UI" w:eastAsia="Times New Roman" w:cs="Segoe UI"/>
            <w:sz w:val="21"/>
            <w:szCs w:val="21"/>
            <w:lang w:eastAsia="fr-FR"/>
          </w:rPr>
          <w:delText>.</w:delText>
        </w:r>
      </w:del>
    </w:p>
    <w:p w:rsidR="00820DAA" w:rsidP="00820DAA" w:rsidRDefault="00820DAA" w14:paraId="0A628A29" w14:textId="77777777">
      <w:pPr>
        <w:shd w:val="clear" w:color="auto" w:fill="FFFFFF" w:themeFill="background1"/>
        <w:spacing w:after="0" w:line="240" w:lineRule="auto"/>
        <w:rPr>
          <w:rFonts w:ascii="Segoe UI" w:hAnsi="Segoe UI" w:eastAsia="Times New Roman" w:cs="Segoe UI"/>
          <w:color w:val="EC8F45"/>
          <w:sz w:val="21"/>
          <w:szCs w:val="21"/>
          <w:lang w:eastAsia="fr-FR"/>
        </w:rPr>
      </w:pPr>
    </w:p>
    <w:p w:rsidRPr="00D8193F" w:rsidR="00D8193F" w:rsidP="00C56DE9" w:rsidRDefault="00FF346F" w14:paraId="7818DBBC" w14:textId="7E508D4C">
      <w:pPr>
        <w:pStyle w:val="Titre2"/>
      </w:pPr>
      <w:r w:rsidRPr="4D21D88E">
        <w:t xml:space="preserve">Les réunions de pôle </w:t>
      </w:r>
    </w:p>
    <w:p w:rsidRPr="00D8193F" w:rsidR="00D8193F" w:rsidP="61D23222" w:rsidRDefault="18346911" w14:paraId="6CB2A565" w14:textId="77777777">
      <w:pPr>
        <w:shd w:val="clear" w:color="auto" w:fill="FFFFFF" w:themeFill="background1"/>
        <w:spacing w:after="0" w:line="240" w:lineRule="auto"/>
        <w:rPr>
          <w:rFonts w:ascii="Segoe UI" w:hAnsi="Segoe UI" w:eastAsia="Times New Roman" w:cs="Segoe UI"/>
          <w:color w:val="242424"/>
          <w:sz w:val="21"/>
          <w:szCs w:val="21"/>
          <w:highlight w:val="yellow"/>
          <w:lang w:eastAsia="fr-FR"/>
        </w:rPr>
      </w:pPr>
      <w:r w:rsidRPr="61D23222">
        <w:rPr>
          <w:rFonts w:ascii="Segoe UI" w:hAnsi="Segoe UI" w:eastAsia="Times New Roman" w:cs="Segoe UI"/>
          <w:b/>
          <w:bCs/>
          <w:color w:val="242424"/>
          <w:sz w:val="21"/>
          <w:szCs w:val="21"/>
          <w:highlight w:val="yellow"/>
          <w:lang w:eastAsia="fr-FR"/>
        </w:rPr>
        <w:t>Les réunions de pôle</w:t>
      </w:r>
      <w:r w:rsidRPr="61D23222">
        <w:rPr>
          <w:rFonts w:ascii="Segoe UI" w:hAnsi="Segoe UI" w:eastAsia="Times New Roman" w:cs="Segoe UI"/>
          <w:color w:val="242424"/>
          <w:sz w:val="21"/>
          <w:szCs w:val="21"/>
          <w:highlight w:val="yellow"/>
          <w:lang w:eastAsia="fr-FR"/>
        </w:rPr>
        <w:t xml:space="preserve"> sont organisées semestriellement pour les services médicaux et les Directions fonctionnelles. Les participants du côté de la DSIN comprennent le DSI, les responsables de domaine concernés, le RSSI et une assistante. Pour le pôle médico-technique, en plus des réunions du pôle, des réunions semestrielles par service sont également planifiées.</w:t>
      </w:r>
    </w:p>
    <w:p w:rsidRPr="00D8193F" w:rsidR="00D8193F" w:rsidP="61D23222" w:rsidRDefault="00D8193F" w14:paraId="1C7FF553" w14:textId="77777777">
      <w:pPr>
        <w:shd w:val="clear" w:color="auto" w:fill="FFFFFF" w:themeFill="background1"/>
        <w:spacing w:after="0" w:line="240" w:lineRule="auto"/>
        <w:rPr>
          <w:rFonts w:ascii="Segoe UI" w:hAnsi="Segoe UI" w:eastAsia="Times New Roman" w:cs="Segoe UI"/>
          <w:color w:val="242424"/>
          <w:sz w:val="21"/>
          <w:szCs w:val="21"/>
          <w:highlight w:val="yellow"/>
          <w:lang w:eastAsia="fr-FR"/>
        </w:rPr>
      </w:pPr>
    </w:p>
    <w:p w:rsidR="00D8193F" w:rsidP="61D23222" w:rsidRDefault="18346911" w14:paraId="0188B9A8" w14:textId="73F33EB3">
      <w:pPr>
        <w:shd w:val="clear" w:color="auto" w:fill="FFFFFF" w:themeFill="background1"/>
        <w:spacing w:after="0" w:line="240" w:lineRule="auto"/>
        <w:rPr>
          <w:rFonts w:ascii="Segoe UI" w:hAnsi="Segoe UI" w:eastAsia="Times New Roman" w:cs="Segoe UI"/>
          <w:color w:val="242424"/>
          <w:sz w:val="21"/>
          <w:szCs w:val="21"/>
          <w:highlight w:val="yellow"/>
          <w:lang w:eastAsia="fr-FR"/>
        </w:rPr>
      </w:pPr>
      <w:r w:rsidRPr="61D23222">
        <w:rPr>
          <w:rFonts w:ascii="Segoe UI" w:hAnsi="Segoe UI" w:eastAsia="Times New Roman" w:cs="Segoe UI"/>
          <w:color w:val="242424"/>
          <w:sz w:val="21"/>
          <w:szCs w:val="21"/>
          <w:highlight w:val="yellow"/>
          <w:lang w:eastAsia="fr-FR"/>
        </w:rPr>
        <w:t xml:space="preserve">En préparation de ces réunions, une réunion préalable interne à la DSIN d'une durée minimale de 30 minutes doit être organisée pour discuter des sujets à aborder. Un tableau de suivi des réunions réalisées tout au long de l'année est disponible dans le canal Teams « </w:t>
      </w:r>
      <w:proofErr w:type="spellStart"/>
      <w:r w:rsidRPr="61D23222">
        <w:rPr>
          <w:rFonts w:ascii="Segoe UI" w:hAnsi="Segoe UI" w:eastAsia="Times New Roman" w:cs="Segoe UI"/>
          <w:color w:val="242424"/>
          <w:sz w:val="21"/>
          <w:szCs w:val="21"/>
          <w:highlight w:val="yellow"/>
          <w:lang w:eastAsia="fr-FR"/>
        </w:rPr>
        <w:t>PdFr</w:t>
      </w:r>
      <w:proofErr w:type="spellEnd"/>
      <w:r w:rsidRPr="61D23222">
        <w:rPr>
          <w:rFonts w:ascii="Segoe UI" w:hAnsi="Segoe UI" w:eastAsia="Times New Roman" w:cs="Segoe UI"/>
          <w:color w:val="242424"/>
          <w:sz w:val="21"/>
          <w:szCs w:val="21"/>
          <w:highlight w:val="yellow"/>
          <w:lang w:eastAsia="fr-FR"/>
        </w:rPr>
        <w:t xml:space="preserve"> DSI Interne ». Cela assure un suivi efficace et une coordination optimale au sein de la DSIN.</w:t>
      </w:r>
    </w:p>
    <w:p w:rsidRPr="00D8193F" w:rsidR="00D8193F" w:rsidP="00FF346F" w:rsidRDefault="00D8193F" w14:paraId="407EAB84" w14:textId="77777777">
      <w:pPr>
        <w:shd w:val="clear" w:color="auto" w:fill="FFFFFF"/>
        <w:spacing w:after="0" w:line="240" w:lineRule="auto"/>
        <w:rPr>
          <w:rFonts w:ascii="Segoe UI" w:hAnsi="Segoe UI" w:eastAsia="Times New Roman" w:cs="Segoe UI"/>
          <w:color w:val="242424"/>
          <w:sz w:val="21"/>
          <w:szCs w:val="21"/>
          <w:lang w:eastAsia="fr-FR"/>
        </w:rPr>
      </w:pPr>
    </w:p>
    <w:p w:rsidRPr="00D8193F" w:rsidR="00D8193F" w:rsidP="00D8193F" w:rsidRDefault="00D8193F" w14:paraId="5D103EBB" w14:textId="77777777">
      <w:pPr>
        <w:shd w:val="clear" w:color="auto" w:fill="FFFFFF" w:themeFill="background1"/>
        <w:spacing w:after="0" w:line="240" w:lineRule="auto"/>
        <w:rPr>
          <w:del w:author="BANCHET Sandrine" w:date="2025-01-22T11:33:51.414Z" w16du:dateUtc="2025-01-22T11:33:51.414Z" w:id="98246090"/>
          <w:rFonts w:ascii="Segoe UI" w:hAnsi="Segoe UI" w:eastAsia="Times New Roman" w:cs="Segoe UI"/>
          <w:color w:val="EC8F45"/>
          <w:sz w:val="21"/>
          <w:szCs w:val="21"/>
          <w:lang w:eastAsia="fr-FR"/>
        </w:rPr>
      </w:pPr>
      <w:del w:author="BANCHET Sandrine" w:date="2025-01-22T11:33:51.414Z" w:id="375801973">
        <w:r w:rsidRPr="192C5418" w:rsidDel="00D8193F">
          <w:rPr>
            <w:rFonts w:ascii="Segoe UI" w:hAnsi="Segoe UI" w:eastAsia="Times New Roman" w:cs="Segoe UI"/>
            <w:color w:val="EC8F45"/>
            <w:sz w:val="21"/>
            <w:szCs w:val="21"/>
            <w:lang w:eastAsia="fr-FR"/>
          </w:rPr>
          <w:delText>MFO===&gt; à ajouter : Qui programme ? SBA : pour toutes les réunions impliquant le DSI la planification doit être faite par les assistantes à mon avis car trop compliqué...</w:delText>
        </w:r>
      </w:del>
    </w:p>
    <w:p w:rsidR="00FF346F" w:rsidP="00D8193F" w:rsidRDefault="00FF346F" w14:paraId="0E76B0B5" w14:textId="7349A9FF">
      <w:pPr>
        <w:spacing w:after="0" w:line="240" w:lineRule="auto"/>
        <w:rPr>
          <w:del w:author="BANCHET Sandrine" w:date="2025-01-22T11:33:51.413Z" w16du:dateUtc="2025-01-22T11:33:51.413Z" w:id="1085189987"/>
          <w:rFonts w:ascii="Segoe UI" w:hAnsi="Segoe UI" w:eastAsia="Times New Roman" w:cs="Segoe UI"/>
          <w:color w:val="EC8F45"/>
          <w:sz w:val="21"/>
          <w:szCs w:val="21"/>
          <w:lang w:eastAsia="fr-FR"/>
        </w:rPr>
      </w:pPr>
      <w:del w:author="BANCHET Sandrine" w:date="2025-01-22T11:33:51.414Z" w:id="1793771510">
        <w:r w:rsidRPr="192C5418" w:rsidDel="00FF346F">
          <w:rPr>
            <w:rFonts w:ascii="Segoe UI" w:hAnsi="Segoe UI" w:eastAsia="Times New Roman" w:cs="Segoe UI"/>
            <w:color w:val="EC8F45"/>
            <w:sz w:val="21"/>
            <w:szCs w:val="21"/>
            <w:lang w:eastAsia="fr-FR"/>
          </w:rPr>
          <w:delText>MFO ==&gt; à ajouter : Qui réalise le suivi ?</w:delText>
        </w:r>
      </w:del>
    </w:p>
    <w:p w:rsidRPr="00D8193F" w:rsidR="00D8193F" w:rsidP="00D8193F" w:rsidRDefault="00D8193F" w14:paraId="6C0B928C" w14:textId="6177AAD6">
      <w:pPr>
        <w:spacing w:after="0" w:line="240" w:lineRule="auto"/>
        <w:rPr>
          <w:del w:author="BANCHET Sandrine" w:date="2025-01-22T11:33:57.027Z" w16du:dateUtc="2025-01-22T11:33:57.027Z" w:id="834545719"/>
          <w:rFonts w:ascii="Segoe UI" w:hAnsi="Segoe UI" w:eastAsia="Times New Roman" w:cs="Segoe UI"/>
          <w:color w:val="70AD47" w:themeColor="accent6"/>
          <w:sz w:val="21"/>
          <w:szCs w:val="21"/>
          <w:lang w:eastAsia="fr-FR"/>
        </w:rPr>
      </w:pPr>
      <w:del w:author="BANCHET Sandrine" w:date="2025-01-22T11:33:57.027Z" w:id="176031242">
        <w:r w:rsidRPr="192C5418" w:rsidDel="00D8193F">
          <w:rPr>
            <w:rFonts w:ascii="Segoe UI" w:hAnsi="Segoe UI" w:eastAsia="Times New Roman" w:cs="Segoe UI"/>
            <w:color w:val="70AD47" w:themeColor="accent6" w:themeTint="FF" w:themeShade="FF"/>
            <w:sz w:val="21"/>
            <w:szCs w:val="21"/>
            <w:lang w:eastAsia="fr-FR"/>
          </w:rPr>
          <w:delText xml:space="preserve">LK -&gt; Toujours </w:delText>
        </w:r>
        <w:r w:rsidRPr="192C5418" w:rsidDel="00D8193F">
          <w:rPr>
            <w:rFonts w:ascii="Segoe UI" w:hAnsi="Segoe UI" w:eastAsia="Times New Roman" w:cs="Segoe UI"/>
            <w:color w:val="70AD47" w:themeColor="accent6" w:themeTint="FF" w:themeShade="FF"/>
            <w:sz w:val="21"/>
            <w:szCs w:val="21"/>
            <w:lang w:eastAsia="fr-FR"/>
          </w:rPr>
          <w:delText>d’actualité</w:delText>
        </w:r>
        <w:r w:rsidRPr="192C5418" w:rsidDel="00D8193F">
          <w:rPr>
            <w:rFonts w:ascii="Segoe UI" w:hAnsi="Segoe UI" w:eastAsia="Times New Roman" w:cs="Segoe UI"/>
            <w:color w:val="70AD47" w:themeColor="accent6" w:themeTint="FF" w:themeShade="FF"/>
            <w:sz w:val="21"/>
            <w:szCs w:val="21"/>
            <w:lang w:eastAsia="fr-FR"/>
          </w:rPr>
          <w:delText> ?</w:delText>
        </w:r>
      </w:del>
    </w:p>
    <w:p w:rsidR="00D8193F" w:rsidP="7E66EB33" w:rsidRDefault="00D8193F" w14:paraId="7584DFE1" w14:textId="77777777"/>
    <w:p w:rsidR="6DEDC8A6" w:rsidP="00C56DE9" w:rsidRDefault="6DEDC8A6" w14:paraId="37EF1AEB" w14:textId="61DCDB49">
      <w:pPr>
        <w:pStyle w:val="Titre3"/>
        <w:rPr/>
      </w:pPr>
      <w:bookmarkStart w:name="_Toc947874138" w:id="279"/>
      <w:bookmarkStart w:name="_Toc141100186" w:id="280"/>
      <w:r w:rsidR="6DEDC8A6">
        <w:rPr/>
        <w:t>COPIL</w:t>
      </w:r>
      <w:bookmarkEnd w:id="279"/>
      <w:bookmarkEnd w:id="280"/>
    </w:p>
    <w:p w:rsidR="152305E6" w:rsidRDefault="152305E6" w14:paraId="1D2B40E3" w14:textId="2633915D">
      <w:pPr>
        <w:rPr>
          <w:ins w:author="BANCHET Sandrine" w:date="2025-01-22T11:34:32.54Z" w16du:dateUtc="2025-01-22T11:34:32.54Z" w:id="1365466619"/>
        </w:rPr>
      </w:pPr>
      <w:ins w:author="BANCHET Sandrine" w:date="2025-01-22T11:34:55.081Z" w:id="674987612">
        <w:r w:rsidR="152305E6">
          <w:t xml:space="preserve">Concerne </w:t>
        </w:r>
        <w:r w:rsidR="152305E6">
          <w:t>les projets supérieur</w:t>
        </w:r>
        <w:r w:rsidR="152305E6">
          <w:t xml:space="preserve"> à 50 K€</w:t>
        </w:r>
      </w:ins>
    </w:p>
    <w:p w:rsidR="00D8193F" w:rsidP="00D8193F" w:rsidRDefault="00D8193F" w14:paraId="2A216663" w14:textId="596559C5">
      <w:r>
        <w:t>Le Comité de Pilotage, essentiel pour garantir le succès d'un projet, réunit le DSI, le responsable de domaine et le chef de projet. Au cours de ces réunions, plusieurs points cruciaux sont abordés afin d'assurer une gestion efficace du projet :</w:t>
      </w:r>
    </w:p>
    <w:p w:rsidR="00D8193F" w:rsidP="003570F8" w:rsidRDefault="00D8193F" w14:paraId="73F5C46F" w14:textId="1A1A54F6">
      <w:pPr>
        <w:pStyle w:val="Paragraphedeliste"/>
        <w:numPr>
          <w:ilvl w:val="0"/>
          <w:numId w:val="26"/>
        </w:numPr>
      </w:pPr>
      <w:r w:rsidRPr="00223CB3">
        <w:rPr>
          <w:b/>
        </w:rPr>
        <w:t>Récapitulatif de la Fiche Projet :</w:t>
      </w:r>
      <w:r w:rsidR="00223CB3">
        <w:t xml:space="preserve"> </w:t>
      </w:r>
      <w:r>
        <w:t>Revue des objectifs, des livrables et des grandes lignes du projet.</w:t>
      </w:r>
    </w:p>
    <w:p w:rsidR="00D8193F" w:rsidP="003570F8" w:rsidRDefault="00D8193F" w14:paraId="229580D4" w14:textId="5AA849D3">
      <w:pPr>
        <w:pStyle w:val="Paragraphedeliste"/>
        <w:numPr>
          <w:ilvl w:val="0"/>
          <w:numId w:val="26"/>
        </w:numPr>
      </w:pPr>
      <w:r w:rsidRPr="00223CB3">
        <w:rPr>
          <w:b/>
        </w:rPr>
        <w:t>Planning Prévisionnel :</w:t>
      </w:r>
      <w:r w:rsidR="00223CB3">
        <w:t xml:space="preserve"> </w:t>
      </w:r>
      <w:r>
        <w:t>Examen du calendrier de réalisation pour s'assurer du respect des délais.</w:t>
      </w:r>
    </w:p>
    <w:p w:rsidR="00D8193F" w:rsidP="003570F8" w:rsidRDefault="00D8193F" w14:paraId="29644540" w14:textId="4E779686">
      <w:pPr>
        <w:pStyle w:val="Paragraphedeliste"/>
        <w:numPr>
          <w:ilvl w:val="0"/>
          <w:numId w:val="26"/>
        </w:numPr>
      </w:pPr>
      <w:r w:rsidRPr="00223CB3">
        <w:rPr>
          <w:b/>
        </w:rPr>
        <w:t>Ressources Consommées</w:t>
      </w:r>
      <w:r>
        <w:t xml:space="preserve"> :</w:t>
      </w:r>
      <w:r w:rsidR="00223CB3">
        <w:t xml:space="preserve"> </w:t>
      </w:r>
      <w:r>
        <w:t>Évaluation des ressources financières et humaines utilisées, y compris les ressources internes et externes.</w:t>
      </w:r>
      <w:r w:rsidR="00223CB3">
        <w:t xml:space="preserve"> </w:t>
      </w:r>
    </w:p>
    <w:p w:rsidR="00D8193F" w:rsidP="003570F8" w:rsidRDefault="00D8193F" w14:paraId="02F7ABF0" w14:textId="2A9C9CE3">
      <w:pPr>
        <w:pStyle w:val="Paragraphedeliste"/>
        <w:numPr>
          <w:ilvl w:val="0"/>
          <w:numId w:val="26"/>
        </w:numPr>
      </w:pPr>
      <w:r w:rsidRPr="00223CB3">
        <w:rPr>
          <w:b/>
        </w:rPr>
        <w:t>Infrastructure Déployée :</w:t>
      </w:r>
      <w:r w:rsidR="00223CB3">
        <w:t xml:space="preserve"> </w:t>
      </w:r>
      <w:r>
        <w:t>Présentation et vérification de l'infrastructure mise en place.</w:t>
      </w:r>
    </w:p>
    <w:p w:rsidR="00D8193F" w:rsidP="003570F8" w:rsidRDefault="00D8193F" w14:paraId="7CAC5F4C" w14:textId="1A2413C7">
      <w:pPr>
        <w:pStyle w:val="Paragraphedeliste"/>
        <w:numPr>
          <w:ilvl w:val="0"/>
          <w:numId w:val="26"/>
        </w:numPr>
      </w:pPr>
      <w:r w:rsidRPr="00223CB3">
        <w:rPr>
          <w:b/>
        </w:rPr>
        <w:t>Contrôle de la Bonne Saisie des Référentiels :</w:t>
      </w:r>
      <w:r w:rsidR="00223CB3">
        <w:t xml:space="preserve"> </w:t>
      </w:r>
      <w:r>
        <w:t>Vérification de la qualité et de la précision des données saisies dans les référentiels.</w:t>
      </w:r>
    </w:p>
    <w:p w:rsidR="00D8193F" w:rsidP="003570F8" w:rsidRDefault="00D8193F" w14:paraId="594D74F9" w14:textId="7767FA29">
      <w:pPr>
        <w:pStyle w:val="Paragraphedeliste"/>
        <w:numPr>
          <w:ilvl w:val="0"/>
          <w:numId w:val="26"/>
        </w:numPr>
      </w:pPr>
      <w:r w:rsidRPr="00223CB3">
        <w:rPr>
          <w:b/>
        </w:rPr>
        <w:t>Présentation des Principaux Processus et Paramétrages :</w:t>
      </w:r>
      <w:r w:rsidR="00223CB3">
        <w:t xml:space="preserve"> </w:t>
      </w:r>
      <w:r>
        <w:t>Examen des processus clés et des paramétrages importants pour le projet.</w:t>
      </w:r>
    </w:p>
    <w:p w:rsidR="00D8193F" w:rsidP="003570F8" w:rsidRDefault="00D8193F" w14:paraId="482CBF92" w14:textId="7C21CEC1">
      <w:pPr>
        <w:pStyle w:val="Paragraphedeliste"/>
        <w:numPr>
          <w:ilvl w:val="0"/>
          <w:numId w:val="26"/>
        </w:numPr>
      </w:pPr>
      <w:r w:rsidRPr="00223CB3">
        <w:rPr>
          <w:b/>
        </w:rPr>
        <w:t>Point Sécurité</w:t>
      </w:r>
      <w:r w:rsidR="00223CB3">
        <w:rPr>
          <w:b/>
        </w:rPr>
        <w:t>/gestion des risques</w:t>
      </w:r>
      <w:r>
        <w:t xml:space="preserve"> :</w:t>
      </w:r>
      <w:r w:rsidR="00223CB3">
        <w:t xml:space="preserve"> </w:t>
      </w:r>
      <w:r>
        <w:t>Évaluation des mesures en place et identification des éventuels ajustements nécessaires.</w:t>
      </w:r>
    </w:p>
    <w:p w:rsidR="00D8193F" w:rsidP="003570F8" w:rsidRDefault="00D8193F" w14:paraId="4A308392" w14:textId="13E4E025">
      <w:pPr>
        <w:pStyle w:val="Paragraphedeliste"/>
        <w:numPr>
          <w:ilvl w:val="0"/>
          <w:numId w:val="26"/>
        </w:numPr>
      </w:pPr>
      <w:r w:rsidRPr="00223CB3">
        <w:rPr>
          <w:b/>
        </w:rPr>
        <w:t>Difficultés Recensées, Points Critiques, Chemin Critique et Prérequis Importants :</w:t>
      </w:r>
      <w:r w:rsidR="00223CB3">
        <w:t xml:space="preserve"> </w:t>
      </w:r>
      <w:r>
        <w:t>Discussion sur les obstacles rencontrés, les points critiques à traiter, le chemin critique du projet, et les prérequis essentiels.</w:t>
      </w:r>
    </w:p>
    <w:p w:rsidR="00D8193F" w:rsidP="7E66EB33" w:rsidRDefault="00D8193F" w14:paraId="4232F5FC" w14:textId="6EB6DA46">
      <w:r>
        <w:t>Ces réunions visent à maintenir une communication fluide et à résoudre rapidement les problèmes potentiels, assurant ainsi le bon déroulement du projet.</w:t>
      </w:r>
    </w:p>
    <w:p w:rsidR="00223CB3" w:rsidP="7E66EB33" w:rsidRDefault="00223CB3" w14:paraId="77E0A36A" w14:textId="77777777"/>
    <w:p w:rsidR="03CFD650" w:rsidP="61D23222" w:rsidRDefault="03CFD650" w14:paraId="7FDDD64A" w14:textId="4F111015">
      <w:pPr>
        <w:pStyle w:val="Titre3"/>
      </w:pPr>
      <w:bookmarkStart w:name="_Toc386902370" w:id="281"/>
      <w:bookmarkStart w:name="_Toc141100187" w:id="282"/>
      <w:r w:rsidRPr="61D23222">
        <w:t>Commission SI</w:t>
      </w:r>
      <w:bookmarkEnd w:id="281"/>
      <w:bookmarkEnd w:id="282"/>
      <w:r w:rsidRPr="61D23222">
        <w:t xml:space="preserve"> </w:t>
      </w:r>
    </w:p>
    <w:p w:rsidRPr="0086089F" w:rsidR="00223CB3" w:rsidP="00223CB3" w:rsidRDefault="0086089F" w14:paraId="5125FFA5" w14:textId="28C33F6E">
      <w:pPr>
        <w:rPr>
          <w:rFonts w:eastAsia="Times New Roman" w:cstheme="minorHAnsi"/>
          <w:lang w:eastAsia="fr-FR"/>
        </w:rPr>
      </w:pPr>
      <w:r w:rsidRPr="0086089F">
        <w:rPr>
          <w:rFonts w:eastAsia="Times New Roman" w:cstheme="minorHAnsi"/>
          <w:lang w:eastAsia="fr-FR"/>
        </w:rPr>
        <w:t>Au moins 5 jours avec la commission, le DSI et les responsables de domaine doivent se réunir. Le DSI doit également se préparer en collaboration avec le président de la commission. Dans ces deux contextes spécifiques il</w:t>
      </w:r>
      <w:r w:rsidRPr="0086089F" w:rsidR="00223CB3">
        <w:rPr>
          <w:rFonts w:eastAsia="Times New Roman" w:cstheme="minorHAnsi"/>
          <w:lang w:eastAsia="fr-FR"/>
        </w:rPr>
        <w:t xml:space="preserve"> est essentiel de procéder à plusieurs étapes préparatoires :</w:t>
      </w:r>
    </w:p>
    <w:p w:rsidRPr="00223CB3" w:rsidR="00223CB3" w:rsidP="003570F8" w:rsidRDefault="00223CB3" w14:paraId="112B834A" w14:textId="6F8B1B2B">
      <w:pPr>
        <w:pStyle w:val="Paragraphedeliste"/>
        <w:numPr>
          <w:ilvl w:val="0"/>
          <w:numId w:val="27"/>
        </w:numPr>
        <w:rPr>
          <w:b/>
        </w:rPr>
      </w:pPr>
      <w:r w:rsidRPr="00223CB3">
        <w:rPr>
          <w:b/>
        </w:rPr>
        <w:t>Récapitulatif des Projets Lancés et des Demandes en Cours :</w:t>
      </w:r>
    </w:p>
    <w:p w:rsidR="00223CB3" w:rsidP="00223CB3" w:rsidRDefault="00223CB3" w14:paraId="4D5859A4" w14:textId="77777777">
      <w:r>
        <w:t>Compiler une synthèse des projets actuellement en cours et des demandes en attente pour assurer une vision complète des activités.</w:t>
      </w:r>
    </w:p>
    <w:p w:rsidRPr="00223CB3" w:rsidR="00223CB3" w:rsidP="003570F8" w:rsidRDefault="00223CB3" w14:paraId="61694F5E" w14:textId="45C0A1CF">
      <w:pPr>
        <w:pStyle w:val="Paragraphedeliste"/>
        <w:numPr>
          <w:ilvl w:val="0"/>
          <w:numId w:val="27"/>
        </w:numPr>
        <w:rPr>
          <w:b/>
        </w:rPr>
      </w:pPr>
      <w:r w:rsidRPr="00223CB3">
        <w:rPr>
          <w:b/>
        </w:rPr>
        <w:t>Récapitulatif des Problématiques d'Exploitation Rencontrées sur la Dernière Période :</w:t>
      </w:r>
    </w:p>
    <w:p w:rsidR="00223CB3" w:rsidP="00223CB3" w:rsidRDefault="00223CB3" w14:paraId="2016BD84" w14:textId="77777777">
      <w:r>
        <w:t>Présenter un résumé des problèmes opérationnels rencontrés au cours de la période précédente, mettant en lumière les défis rencontrés.</w:t>
      </w:r>
    </w:p>
    <w:p w:rsidRPr="00223CB3" w:rsidR="00223CB3" w:rsidP="003570F8" w:rsidRDefault="00223CB3" w14:paraId="4710BBD0" w14:textId="3E2011C7">
      <w:pPr>
        <w:pStyle w:val="Paragraphedeliste"/>
        <w:numPr>
          <w:ilvl w:val="0"/>
          <w:numId w:val="27"/>
        </w:numPr>
        <w:rPr>
          <w:b/>
        </w:rPr>
      </w:pPr>
      <w:r w:rsidRPr="00223CB3">
        <w:rPr>
          <w:b/>
        </w:rPr>
        <w:t>État des Résolutions Vis-à-vis du CRR Précédent (Compte Rendu de Réunion) :</w:t>
      </w:r>
    </w:p>
    <w:p w:rsidR="00223CB3" w:rsidP="00223CB3" w:rsidRDefault="00223CB3" w14:paraId="6801FA52" w14:textId="77777777">
      <w:r>
        <w:t>Fournir une mise à jour sur les résolutions prises lors du CRR précédent, indiquant les actions entreprises et les résultats obtenus.</w:t>
      </w:r>
    </w:p>
    <w:p w:rsidR="00223CB3" w:rsidP="00223CB3" w:rsidRDefault="00223CB3" w14:paraId="2EECFAE0" w14:textId="77777777">
      <w:r>
        <w:t>Ces récapitulatifs fournissent une base solide pour les discussions lors de la commission, permettant une prise de décision éclairée et une résolution efficace des problématiques en cours. Cette approche proactive contribue à optimiser le processus décisionnel et à garantir le succès des initiatives en cours.</w:t>
      </w:r>
    </w:p>
    <w:p w:rsidR="7E66EB33" w:rsidP="00C56DE9" w:rsidRDefault="529A5C42" w14:paraId="1C252968" w14:textId="0F365233">
      <w:pPr>
        <w:pStyle w:val="Titre3"/>
      </w:pPr>
      <w:bookmarkStart w:name="_Toc1137502851" w:id="283"/>
      <w:bookmarkStart w:name="_Toc141100189" w:id="284"/>
      <w:r w:rsidRPr="4D21D88E">
        <w:t>Réunions institutionnelles</w:t>
      </w:r>
      <w:bookmarkEnd w:id="283"/>
      <w:bookmarkEnd w:id="284"/>
      <w:r w:rsidRPr="4D21D88E">
        <w:t xml:space="preserve"> </w:t>
      </w:r>
    </w:p>
    <w:p w:rsidR="00461573" w:rsidP="00461573" w:rsidRDefault="00461573" w14:paraId="5BDE8FD4" w14:textId="2EBDC6D7">
      <w:r>
        <w:t xml:space="preserve">Deux jours avant toute instance, il est impératif d'organiser une réunion visant à faire le point sur la situation de l'objet de la présentation. </w:t>
      </w:r>
      <w:r w:rsidRPr="00461573">
        <w:rPr>
          <w:b/>
        </w:rPr>
        <w:t>Il est important de souligner que SEUL le DSI est habilité à échanger avec les référents des instances</w:t>
      </w:r>
      <w:r>
        <w:t xml:space="preserve"> concernant la planification et le contenu des ordres du jour.</w:t>
      </w:r>
    </w:p>
    <w:p w:rsidR="0052162B" w:rsidP="7E66EB33" w:rsidRDefault="00461573" w14:paraId="3FB88E86" w14:textId="2808B232">
      <w:r>
        <w:t xml:space="preserve">Concernant </w:t>
      </w:r>
      <w:r w:rsidRPr="00461573">
        <w:rPr>
          <w:b/>
        </w:rPr>
        <w:t>les réunions avec les fournisseurs</w:t>
      </w:r>
      <w:r>
        <w:t>, aucune invitation directe par ces derniers n'est autorisée. Nous devons conserver la maîtrise totale de nos réunions. L'ordre du jour ainsi que la partie des e-mails détaillant le contenu doivent être intégrés à l'objet de la réunion dans le descriptif correspondant.</w:t>
      </w:r>
    </w:p>
    <w:p w:rsidR="008A0B2A" w:rsidP="00C56DE9" w:rsidRDefault="008A0B2A" w14:paraId="6239E870" w14:textId="10A0DB72">
      <w:pPr>
        <w:pStyle w:val="Titre1"/>
      </w:pPr>
      <w:bookmarkStart w:name="_Toc952469002" w:id="285"/>
      <w:bookmarkStart w:name="_Toc141100190" w:id="286"/>
      <w:r w:rsidRPr="26046A5C">
        <w:t>Processus projet</w:t>
      </w:r>
      <w:bookmarkEnd w:id="285"/>
      <w:bookmarkEnd w:id="286"/>
    </w:p>
    <w:p w:rsidRPr="00461573" w:rsidR="00461573" w:rsidP="00C56DE9" w:rsidRDefault="008A0B2A" w14:paraId="072361EA" w14:textId="2C75F3D5">
      <w:pPr>
        <w:pStyle w:val="Titre2"/>
      </w:pPr>
      <w:bookmarkStart w:name="_Toc533256744" w:id="287"/>
      <w:bookmarkStart w:name="_Toc141100191" w:id="288"/>
      <w:r>
        <w:t>Demande et Validation du projet</w:t>
      </w:r>
      <w:bookmarkEnd w:id="287"/>
      <w:bookmarkEnd w:id="288"/>
    </w:p>
    <w:p w:rsidRPr="00E8443D" w:rsidR="00461573" w:rsidP="00461573" w:rsidRDefault="00461573" w14:paraId="65CDFDBA" w14:textId="77777777">
      <w:pPr>
        <w:pStyle w:val="Sous-titre"/>
        <w:numPr>
          <w:ilvl w:val="0"/>
          <w:numId w:val="0"/>
        </w:numPr>
        <w:ind w:left="357"/>
        <w:rPr>
          <w:color w:val="auto"/>
        </w:rPr>
      </w:pPr>
      <w:r w:rsidRPr="00E8443D">
        <w:rPr>
          <w:color w:val="auto"/>
        </w:rPr>
        <w:t>Chaque nouveau projet dépassant les seuils de 10 jours-homme ou 10 000 euros doit être soumis à l'élaboration d'une fiche projet, servant d'étude préalable. Cette fiche doit suivre un processus de validation comprenant les étapes suivantes :</w:t>
      </w:r>
    </w:p>
    <w:p w:rsidRPr="00E8443D" w:rsidR="00461573" w:rsidP="003570F8" w:rsidRDefault="008A0B2A" w14:paraId="2A358FE8" w14:textId="77777777">
      <w:pPr>
        <w:pStyle w:val="Sous-titre"/>
        <w:numPr>
          <w:ilvl w:val="0"/>
          <w:numId w:val="29"/>
        </w:numPr>
        <w:rPr>
          <w:color w:val="auto"/>
        </w:rPr>
      </w:pPr>
      <w:r w:rsidRPr="00E8443D">
        <w:rPr>
          <w:color w:val="auto"/>
        </w:rPr>
        <w:t>La commission SI </w:t>
      </w:r>
    </w:p>
    <w:p w:rsidRPr="00E8443D" w:rsidR="008A0B2A" w:rsidP="003570F8" w:rsidRDefault="008A0B2A" w14:paraId="7B0B1AE3" w14:textId="7F647408">
      <w:pPr>
        <w:pStyle w:val="Sous-titre"/>
        <w:numPr>
          <w:ilvl w:val="0"/>
          <w:numId w:val="29"/>
        </w:numPr>
        <w:rPr>
          <w:color w:val="auto"/>
        </w:rPr>
      </w:pPr>
      <w:r w:rsidRPr="00E8443D">
        <w:rPr>
          <w:color w:val="auto"/>
        </w:rPr>
        <w:t>La présentation en C</w:t>
      </w:r>
      <w:r w:rsidRPr="00E8443D" w:rsidR="007040AA">
        <w:rPr>
          <w:color w:val="auto"/>
        </w:rPr>
        <w:t>OSTRAT</w:t>
      </w:r>
      <w:r w:rsidRPr="00E8443D">
        <w:rPr>
          <w:color w:val="auto"/>
        </w:rPr>
        <w:t xml:space="preserve"> pour arbitrage</w:t>
      </w:r>
    </w:p>
    <w:p w:rsidRPr="00E8443D" w:rsidR="00461573" w:rsidP="00461573" w:rsidRDefault="00461573" w14:paraId="6BA60D1D" w14:textId="74E17B4E">
      <w:pPr>
        <w:rPr>
          <w:rFonts w:cstheme="minorHAnsi"/>
          <w:lang w:eastAsia="fr-FR"/>
        </w:rPr>
      </w:pPr>
      <w:r w:rsidRPr="00E8443D">
        <w:rPr>
          <w:rFonts w:cstheme="minorHAnsi"/>
          <w:lang w:eastAsia="fr-FR"/>
        </w:rPr>
        <w:t>En l'absence de ces intermédiaires, les projets doivent obligatoirement passer par le CODIR et obtenir la validation de la Direction Générale.</w:t>
      </w:r>
    </w:p>
    <w:p w:rsidRPr="00E8443D" w:rsidR="00461573" w:rsidP="00461573" w:rsidRDefault="00461573" w14:paraId="51490AF5" w14:textId="6C725839">
      <w:pPr>
        <w:rPr>
          <w:rFonts w:cstheme="minorHAnsi"/>
          <w:lang w:eastAsia="fr-FR"/>
        </w:rPr>
      </w:pPr>
      <w:r w:rsidRPr="00E8443D">
        <w:rPr>
          <w:rFonts w:cstheme="minorHAnsi"/>
          <w:lang w:eastAsia="fr-FR"/>
        </w:rPr>
        <w:t>Il est crucial que lors de l'élaboration de cette fiche projet, les engagements de la Maîtrise d'Ouvrage (MOA) soient clairement définis, notamment :</w:t>
      </w:r>
    </w:p>
    <w:p w:rsidRPr="00E8443D" w:rsidR="00461573" w:rsidP="003570F8" w:rsidRDefault="00461573" w14:paraId="79AF6E3A" w14:textId="240E80E2">
      <w:pPr>
        <w:pStyle w:val="Paragraphedeliste"/>
        <w:numPr>
          <w:ilvl w:val="0"/>
          <w:numId w:val="30"/>
        </w:numPr>
        <w:rPr>
          <w:rFonts w:cstheme="minorHAnsi"/>
          <w:lang w:eastAsia="fr-FR"/>
        </w:rPr>
      </w:pPr>
      <w:r w:rsidRPr="00E8443D">
        <w:rPr>
          <w:rFonts w:cstheme="minorHAnsi"/>
          <w:lang w:eastAsia="fr-FR"/>
        </w:rPr>
        <w:t>Les référents mis à disposition du projet (sous forme de fonctions, non de noms) avec un suivi ultérieur.</w:t>
      </w:r>
    </w:p>
    <w:p w:rsidRPr="00E8443D" w:rsidR="00461573" w:rsidP="003570F8" w:rsidRDefault="00461573" w14:paraId="5B731ED7" w14:textId="654B3B4D">
      <w:pPr>
        <w:pStyle w:val="Paragraphedeliste"/>
        <w:numPr>
          <w:ilvl w:val="0"/>
          <w:numId w:val="30"/>
        </w:numPr>
        <w:rPr>
          <w:rFonts w:cstheme="minorHAnsi"/>
          <w:lang w:eastAsia="fr-FR"/>
        </w:rPr>
      </w:pPr>
      <w:r w:rsidRPr="00E8443D">
        <w:rPr>
          <w:rFonts w:cstheme="minorHAnsi"/>
          <w:lang w:eastAsia="fr-FR"/>
        </w:rPr>
        <w:t xml:space="preserve">La criticité de l'application, déterminant les ressources nécessaires tant en conception qu'en maintenance. </w:t>
      </w:r>
      <w:r w:rsidRPr="00E8443D">
        <w:rPr>
          <w:rFonts w:cstheme="minorHAnsi"/>
          <w:b/>
          <w:lang w:eastAsia="fr-FR"/>
        </w:rPr>
        <w:t>Les niveaux de criticité sont classés de 1 à 4, avec des impacts variables sur le fonctionnement quotidien de l'hôpital.</w:t>
      </w:r>
    </w:p>
    <w:p w:rsidRPr="00E8443D" w:rsidR="00461573" w:rsidP="00461573" w:rsidRDefault="00461573" w14:paraId="102C600B" w14:textId="55A3DE0F">
      <w:pPr>
        <w:rPr>
          <w:rFonts w:cstheme="minorHAnsi"/>
          <w:lang w:eastAsia="fr-FR"/>
        </w:rPr>
      </w:pPr>
      <w:r w:rsidRPr="00E8443D">
        <w:rPr>
          <w:rFonts w:cstheme="minorHAnsi"/>
          <w:lang w:eastAsia="fr-FR"/>
        </w:rPr>
        <w:t>Une fois la fiche projet signée, elle devient l'outil de suivi du projet à travers un planning type, adapté à chaque projet et déroulé dans des colonnes mensuelles.</w:t>
      </w:r>
    </w:p>
    <w:p w:rsidRPr="00E8443D" w:rsidR="00461573" w:rsidP="00461573" w:rsidRDefault="00461573" w14:paraId="0F3D5822" w14:textId="116D4CA8">
      <w:pPr>
        <w:rPr>
          <w:rFonts w:cstheme="minorHAnsi"/>
          <w:lang w:eastAsia="fr-FR"/>
        </w:rPr>
      </w:pPr>
      <w:r w:rsidRPr="00E8443D">
        <w:rPr>
          <w:rFonts w:cstheme="minorHAnsi"/>
          <w:lang w:eastAsia="fr-FR"/>
        </w:rPr>
        <w:t xml:space="preserve">Pour les projets dépassant les seuils de 50 jours-homme pour la DSI ou de 50 000 euros, un comité de pilotage (COPIL) est programmé tous les deux mois. </w:t>
      </w:r>
      <w:r w:rsidRPr="00E8443D">
        <w:rPr>
          <w:rFonts w:cstheme="minorHAnsi"/>
          <w:b/>
          <w:lang w:eastAsia="fr-FR"/>
        </w:rPr>
        <w:t xml:space="preserve">Ce COPIL doit être précédé d'une réunion interne à la DSI, au moins trois jours avant, </w:t>
      </w:r>
      <w:r w:rsidRPr="00E8443D">
        <w:rPr>
          <w:rFonts w:cstheme="minorHAnsi"/>
          <w:lang w:eastAsia="fr-FR"/>
        </w:rPr>
        <w:t xml:space="preserve">dirigée par le responsable de domaine concerné. Les participants incluent les responsables de domaine ou leurs représentants désignés, ainsi que le chef de projet. </w:t>
      </w:r>
      <w:r w:rsidRPr="00E8443D">
        <w:rPr>
          <w:rFonts w:cstheme="minorHAnsi"/>
          <w:b/>
          <w:lang w:eastAsia="fr-FR"/>
        </w:rPr>
        <w:t>Cette réunion interne vise à préparer efficacement le COPIL en abordant les aspects planning, consommation des ressources et éventuels problèmes généraux.</w:t>
      </w:r>
    </w:p>
    <w:p w:rsidR="008A0B2A" w:rsidP="008A0B2A" w:rsidRDefault="008A0B2A" w14:paraId="472D1774" w14:textId="3490B2D2">
      <w:pPr>
        <w:shd w:val="clear" w:color="auto" w:fill="FFFFFF"/>
        <w:spacing w:after="0" w:line="240" w:lineRule="auto"/>
        <w:rPr>
          <w:rFonts w:ascii="Segoe UI" w:hAnsi="Segoe UI" w:eastAsia="Times New Roman" w:cs="Segoe UI"/>
          <w:color w:val="242424"/>
          <w:sz w:val="21"/>
          <w:szCs w:val="21"/>
          <w:lang w:eastAsia="fr-FR"/>
        </w:rPr>
      </w:pPr>
      <w:r w:rsidRPr="008A3A8C">
        <w:rPr>
          <w:rFonts w:ascii="Segoe UI" w:hAnsi="Segoe UI" w:eastAsia="Times New Roman" w:cs="Segoe UI"/>
          <w:color w:val="242424"/>
          <w:sz w:val="21"/>
          <w:szCs w:val="21"/>
          <w:lang w:eastAsia="fr-FR"/>
        </w:rPr>
        <w:t> </w:t>
      </w:r>
    </w:p>
    <w:p w:rsidR="00461573" w:rsidP="00461573" w:rsidRDefault="00461573" w14:paraId="1A3AA8CA" w14:textId="308C4A4E">
      <w:pPr>
        <w:shd w:val="clear" w:color="auto" w:fill="FFFFFF"/>
        <w:spacing w:after="0" w:line="240" w:lineRule="auto"/>
        <w:rPr>
          <w:rFonts w:ascii="Segoe UI" w:hAnsi="Segoe UI" w:eastAsia="Times New Roman" w:cs="Segoe UI"/>
          <w:i/>
          <w:color w:val="242424"/>
          <w:sz w:val="21"/>
          <w:szCs w:val="21"/>
          <w:lang w:eastAsia="fr-FR"/>
        </w:rPr>
      </w:pPr>
      <w:r w:rsidRPr="00461573">
        <w:rPr>
          <w:rFonts w:ascii="Segoe UI" w:hAnsi="Segoe UI" w:eastAsia="Times New Roman" w:cs="Segoe UI"/>
          <w:i/>
          <w:color w:val="242424"/>
          <w:sz w:val="21"/>
          <w:szCs w:val="21"/>
          <w:lang w:eastAsia="fr-FR"/>
        </w:rPr>
        <w:t>Rappel des niveaux de criticité :</w:t>
      </w:r>
    </w:p>
    <w:p w:rsidRPr="00461573" w:rsidR="00461573" w:rsidP="00461573" w:rsidRDefault="00461573" w14:paraId="110B6536" w14:textId="77777777">
      <w:pPr>
        <w:shd w:val="clear" w:color="auto" w:fill="FFFFFF"/>
        <w:spacing w:after="0" w:line="240" w:lineRule="auto"/>
        <w:rPr>
          <w:rFonts w:ascii="Segoe UI" w:hAnsi="Segoe UI" w:eastAsia="Times New Roman" w:cs="Segoe UI"/>
          <w:i/>
          <w:color w:val="242424"/>
          <w:sz w:val="21"/>
          <w:szCs w:val="21"/>
          <w:lang w:eastAsia="fr-FR"/>
        </w:rPr>
      </w:pPr>
    </w:p>
    <w:p w:rsidRPr="00461573" w:rsidR="00461573" w:rsidP="003570F8" w:rsidRDefault="00461573" w14:paraId="576A18FC" w14:textId="77777777">
      <w:pPr>
        <w:pStyle w:val="Paragraphedeliste"/>
        <w:numPr>
          <w:ilvl w:val="0"/>
          <w:numId w:val="31"/>
        </w:numPr>
        <w:shd w:val="clear" w:color="auto" w:fill="FFFFFF"/>
        <w:spacing w:after="0" w:line="240" w:lineRule="auto"/>
        <w:rPr>
          <w:rFonts w:ascii="Segoe UI" w:hAnsi="Segoe UI" w:eastAsia="Times New Roman" w:cs="Segoe UI"/>
          <w:i/>
          <w:color w:val="242424"/>
          <w:sz w:val="21"/>
          <w:szCs w:val="21"/>
          <w:lang w:eastAsia="fr-FR"/>
        </w:rPr>
      </w:pPr>
      <w:r w:rsidRPr="00461573">
        <w:rPr>
          <w:rFonts w:ascii="Segoe UI" w:hAnsi="Segoe UI" w:eastAsia="Times New Roman" w:cs="Segoe UI"/>
          <w:i/>
          <w:color w:val="242424"/>
          <w:sz w:val="21"/>
          <w:szCs w:val="21"/>
          <w:lang w:eastAsia="fr-FR"/>
        </w:rPr>
        <w:t>Criticité 1 : Dysfonctionnement localisé sans impact majeur sur le quotidien de l'hôpital.</w:t>
      </w:r>
    </w:p>
    <w:p w:rsidRPr="00461573" w:rsidR="00461573" w:rsidP="003570F8" w:rsidRDefault="00461573" w14:paraId="1C4D5FF4" w14:textId="77777777">
      <w:pPr>
        <w:pStyle w:val="Paragraphedeliste"/>
        <w:numPr>
          <w:ilvl w:val="0"/>
          <w:numId w:val="31"/>
        </w:numPr>
        <w:shd w:val="clear" w:color="auto" w:fill="FFFFFF"/>
        <w:spacing w:after="0" w:line="240" w:lineRule="auto"/>
        <w:rPr>
          <w:rFonts w:ascii="Segoe UI" w:hAnsi="Segoe UI" w:eastAsia="Times New Roman" w:cs="Segoe UI"/>
          <w:i/>
          <w:color w:val="242424"/>
          <w:sz w:val="21"/>
          <w:szCs w:val="21"/>
          <w:lang w:eastAsia="fr-FR"/>
        </w:rPr>
      </w:pPr>
      <w:r w:rsidRPr="00461573">
        <w:rPr>
          <w:rFonts w:ascii="Segoe UI" w:hAnsi="Segoe UI" w:eastAsia="Times New Roman" w:cs="Segoe UI"/>
          <w:i/>
          <w:color w:val="242424"/>
          <w:sz w:val="21"/>
          <w:szCs w:val="21"/>
          <w:lang w:eastAsia="fr-FR"/>
        </w:rPr>
        <w:t>Criticité 2 : Dysfonctionnement étendu sans impact majeur sur le quotidien de l'hôpital.</w:t>
      </w:r>
    </w:p>
    <w:p w:rsidRPr="00461573" w:rsidR="00461573" w:rsidP="003570F8" w:rsidRDefault="00461573" w14:paraId="5F66D666" w14:textId="77777777">
      <w:pPr>
        <w:pStyle w:val="Paragraphedeliste"/>
        <w:numPr>
          <w:ilvl w:val="0"/>
          <w:numId w:val="31"/>
        </w:numPr>
        <w:shd w:val="clear" w:color="auto" w:fill="FFFFFF"/>
        <w:spacing w:after="0" w:line="240" w:lineRule="auto"/>
        <w:rPr>
          <w:rFonts w:ascii="Segoe UI" w:hAnsi="Segoe UI" w:eastAsia="Times New Roman" w:cs="Segoe UI"/>
          <w:i/>
          <w:color w:val="242424"/>
          <w:sz w:val="21"/>
          <w:szCs w:val="21"/>
          <w:lang w:eastAsia="fr-FR"/>
        </w:rPr>
      </w:pPr>
      <w:r w:rsidRPr="00461573">
        <w:rPr>
          <w:rFonts w:ascii="Segoe UI" w:hAnsi="Segoe UI" w:eastAsia="Times New Roman" w:cs="Segoe UI"/>
          <w:i/>
          <w:color w:val="242424"/>
          <w:sz w:val="21"/>
          <w:szCs w:val="21"/>
          <w:lang w:eastAsia="fr-FR"/>
        </w:rPr>
        <w:t>Criticité 3 : Dysfonctionnement étendu avec un impact majeur sur le fonctionnement quotidien de l'hôpital.</w:t>
      </w:r>
    </w:p>
    <w:p w:rsidRPr="00461573" w:rsidR="00461573" w:rsidP="003570F8" w:rsidRDefault="00461573" w14:paraId="11D5A2A8" w14:textId="073C0131">
      <w:pPr>
        <w:pStyle w:val="Paragraphedeliste"/>
        <w:numPr>
          <w:ilvl w:val="0"/>
          <w:numId w:val="31"/>
        </w:numPr>
        <w:shd w:val="clear" w:color="auto" w:fill="FFFFFF"/>
        <w:spacing w:after="0" w:line="240" w:lineRule="auto"/>
        <w:rPr>
          <w:rFonts w:ascii="Segoe UI" w:hAnsi="Segoe UI" w:eastAsia="Times New Roman" w:cs="Segoe UI"/>
          <w:i/>
          <w:color w:val="242424"/>
          <w:sz w:val="21"/>
          <w:szCs w:val="21"/>
          <w:lang w:eastAsia="fr-FR"/>
        </w:rPr>
      </w:pPr>
      <w:r w:rsidRPr="00461573">
        <w:rPr>
          <w:rFonts w:ascii="Segoe UI" w:hAnsi="Segoe UI" w:eastAsia="Times New Roman" w:cs="Segoe UI"/>
          <w:i/>
          <w:color w:val="242424"/>
          <w:sz w:val="21"/>
          <w:szCs w:val="21"/>
          <w:lang w:eastAsia="fr-FR"/>
        </w:rPr>
        <w:t>Criticité 4 : Dysfonctionnement étendu avec un impact critique sur le quotidien de l'hôpital et/ou mettant en danger la vie des patients.</w:t>
      </w:r>
    </w:p>
    <w:p w:rsidRPr="008A3A8C" w:rsidR="008A0B2A" w:rsidP="008A0B2A" w:rsidRDefault="008A0B2A" w14:paraId="452725D1" w14:textId="77777777">
      <w:pPr>
        <w:shd w:val="clear" w:color="auto" w:fill="FFFFFF"/>
        <w:spacing w:after="0" w:line="240" w:lineRule="auto"/>
        <w:rPr>
          <w:rFonts w:ascii="Segoe UI" w:hAnsi="Segoe UI" w:eastAsia="Times New Roman" w:cs="Segoe UI"/>
          <w:color w:val="242424"/>
          <w:sz w:val="21"/>
          <w:szCs w:val="21"/>
          <w:lang w:eastAsia="fr-FR"/>
        </w:rPr>
      </w:pPr>
      <w:r w:rsidRPr="008A3A8C">
        <w:rPr>
          <w:rFonts w:ascii="Segoe UI" w:hAnsi="Segoe UI" w:eastAsia="Times New Roman" w:cs="Segoe UI"/>
          <w:color w:val="242424"/>
          <w:sz w:val="21"/>
          <w:szCs w:val="21"/>
          <w:lang w:eastAsia="fr-FR"/>
        </w:rPr>
        <w:t> </w:t>
      </w:r>
    </w:p>
    <w:p w:rsidRPr="008A3A8C" w:rsidR="008A0B2A" w:rsidP="00C56DE9" w:rsidRDefault="008A0B2A" w14:paraId="1FFE9E6F" w14:textId="77777777">
      <w:pPr>
        <w:pStyle w:val="Titre2"/>
      </w:pPr>
      <w:bookmarkStart w:name="_Toc1423681327" w:id="289"/>
      <w:bookmarkStart w:name="_Toc141100192" w:id="290"/>
      <w:r>
        <w:t>Expression des besoins</w:t>
      </w:r>
      <w:bookmarkEnd w:id="289"/>
      <w:bookmarkEnd w:id="290"/>
    </w:p>
    <w:p w:rsidRPr="007040AA" w:rsidR="007040AA" w:rsidP="007040AA" w:rsidRDefault="007040AA" w14:paraId="3F572BCB" w14:textId="77777777">
      <w:pPr>
        <w:shd w:val="clear" w:color="auto" w:fill="FFFFFF"/>
        <w:spacing w:after="0" w:line="240" w:lineRule="auto"/>
        <w:rPr>
          <w:rFonts w:ascii="Segoe UI" w:hAnsi="Segoe UI" w:eastAsia="Times New Roman" w:cs="Segoe UI"/>
          <w:color w:val="242424"/>
          <w:sz w:val="21"/>
          <w:szCs w:val="21"/>
          <w:lang w:eastAsia="fr-FR"/>
        </w:rPr>
      </w:pPr>
      <w:r w:rsidRPr="007040AA">
        <w:rPr>
          <w:rFonts w:ascii="Segoe UI" w:hAnsi="Segoe UI" w:eastAsia="Times New Roman" w:cs="Segoe UI"/>
          <w:color w:val="242424"/>
          <w:sz w:val="21"/>
          <w:szCs w:val="21"/>
          <w:lang w:eastAsia="fr-FR"/>
        </w:rPr>
        <w:t xml:space="preserve">Une fois le projet validé, les projets dépassant les seuils de 50 jours-homme ou 50 000 euros doivent </w:t>
      </w:r>
      <w:r w:rsidRPr="007040AA">
        <w:rPr>
          <w:rFonts w:ascii="Segoe UI" w:hAnsi="Segoe UI" w:eastAsia="Times New Roman" w:cs="Segoe UI"/>
          <w:b/>
          <w:color w:val="242424"/>
          <w:sz w:val="21"/>
          <w:szCs w:val="21"/>
          <w:lang w:eastAsia="fr-FR"/>
        </w:rPr>
        <w:t>être assortis d'un cahier des charges détaillé</w:t>
      </w:r>
      <w:r w:rsidRPr="007040AA">
        <w:rPr>
          <w:rFonts w:ascii="Segoe UI" w:hAnsi="Segoe UI" w:eastAsia="Times New Roman" w:cs="Segoe UI"/>
          <w:color w:val="242424"/>
          <w:sz w:val="21"/>
          <w:szCs w:val="21"/>
          <w:lang w:eastAsia="fr-FR"/>
        </w:rPr>
        <w:t xml:space="preserve">, incluant un tableau Excel récapitulant les besoins </w:t>
      </w:r>
      <w:r w:rsidRPr="007040AA">
        <w:rPr>
          <w:rFonts w:ascii="Segoe UI" w:hAnsi="Segoe UI" w:eastAsia="Times New Roman" w:cs="Segoe UI"/>
          <w:color w:val="242424"/>
          <w:sz w:val="21"/>
          <w:szCs w:val="21"/>
          <w:lang w:eastAsia="fr-FR"/>
        </w:rPr>
        <w:t>ainsi que leur niveau de criticité. Ce cahier des charges servira de référence lors de la phase de recette.</w:t>
      </w:r>
    </w:p>
    <w:p w:rsidRPr="007040AA" w:rsidR="007040AA" w:rsidP="007040AA" w:rsidRDefault="007040AA" w14:paraId="0E37DB5F" w14:textId="77777777">
      <w:pPr>
        <w:shd w:val="clear" w:color="auto" w:fill="FFFFFF"/>
        <w:spacing w:after="0" w:line="240" w:lineRule="auto"/>
        <w:rPr>
          <w:rFonts w:ascii="Segoe UI" w:hAnsi="Segoe UI" w:eastAsia="Times New Roman" w:cs="Segoe UI"/>
          <w:color w:val="242424"/>
          <w:sz w:val="21"/>
          <w:szCs w:val="21"/>
          <w:lang w:eastAsia="fr-FR"/>
        </w:rPr>
      </w:pPr>
    </w:p>
    <w:p w:rsidRPr="008A3A8C" w:rsidR="007040AA" w:rsidP="007040AA" w:rsidRDefault="007040AA" w14:paraId="7C73888F" w14:textId="49A4972E">
      <w:pPr>
        <w:shd w:val="clear" w:color="auto" w:fill="FFFFFF"/>
        <w:spacing w:after="0" w:line="240" w:lineRule="auto"/>
        <w:rPr>
          <w:rFonts w:ascii="Segoe UI" w:hAnsi="Segoe UI" w:eastAsia="Times New Roman" w:cs="Segoe UI"/>
          <w:color w:val="242424"/>
          <w:sz w:val="21"/>
          <w:szCs w:val="21"/>
          <w:lang w:eastAsia="fr-FR"/>
        </w:rPr>
      </w:pPr>
      <w:r w:rsidRPr="36EFA98C">
        <w:rPr>
          <w:rFonts w:ascii="Segoe UI" w:hAnsi="Segoe UI" w:eastAsia="Times New Roman" w:cs="Segoe UI"/>
          <w:color w:val="242424"/>
          <w:sz w:val="21"/>
          <w:szCs w:val="21"/>
          <w:lang w:eastAsia="fr-FR"/>
        </w:rPr>
        <w:t>Il est également essentiel de définir, sur la fiche projet, les modalités de stockage des différentes documentations, à savoir utilisateur, projet, contractuelle et technique. Ces informations préciseront où et comment ces documents seront conservés.</w:t>
      </w:r>
    </w:p>
    <w:p w:rsidR="36EFA98C" w:rsidP="36EFA98C" w:rsidRDefault="36EFA98C" w14:paraId="1EB52CBB" w14:textId="73EC95DF">
      <w:pPr>
        <w:shd w:val="clear" w:color="auto" w:fill="FFFFFF" w:themeFill="background1"/>
        <w:spacing w:after="0" w:line="240" w:lineRule="auto"/>
        <w:rPr>
          <w:rFonts w:ascii="Segoe UI" w:hAnsi="Segoe UI" w:eastAsia="Times New Roman" w:cs="Segoe UI"/>
          <w:color w:val="242424"/>
          <w:sz w:val="21"/>
          <w:szCs w:val="21"/>
          <w:lang w:eastAsia="fr-FR"/>
        </w:rPr>
      </w:pPr>
    </w:p>
    <w:p w:rsidRPr="008A3A8C" w:rsidR="008A0B2A" w:rsidP="00C56DE9" w:rsidRDefault="008A0B2A" w14:paraId="2390414D" w14:textId="77777777">
      <w:pPr>
        <w:pStyle w:val="Titre2"/>
      </w:pPr>
      <w:bookmarkStart w:name="_Toc420249133" w:id="291"/>
      <w:bookmarkStart w:name="_Toc141100193" w:id="292"/>
      <w:r>
        <w:t>Phase de recette</w:t>
      </w:r>
      <w:bookmarkEnd w:id="291"/>
      <w:bookmarkEnd w:id="292"/>
    </w:p>
    <w:p w:rsidR="007040AA" w:rsidP="007040AA" w:rsidRDefault="007040AA" w14:paraId="0217AD81" w14:textId="0F8FF65C">
      <w:pPr>
        <w:rPr>
          <w:lang w:eastAsia="fr-FR"/>
        </w:rPr>
      </w:pPr>
      <w:r>
        <w:rPr>
          <w:lang w:eastAsia="fr-FR"/>
        </w:rPr>
        <w:t>La phase de recette est composée de trois étapes distinctes :</w:t>
      </w:r>
    </w:p>
    <w:p w:rsidRPr="007040AA" w:rsidR="007040AA" w:rsidP="003570F8" w:rsidRDefault="007040AA" w14:paraId="671A70D9" w14:textId="2E7E9095">
      <w:pPr>
        <w:pStyle w:val="Paragraphedeliste"/>
        <w:numPr>
          <w:ilvl w:val="0"/>
          <w:numId w:val="32"/>
        </w:numPr>
        <w:rPr>
          <w:b/>
          <w:lang w:eastAsia="fr-FR"/>
        </w:rPr>
      </w:pPr>
      <w:r w:rsidRPr="007040AA">
        <w:rPr>
          <w:b/>
          <w:lang w:eastAsia="fr-FR"/>
        </w:rPr>
        <w:t>Recette unitaire des fonctionnalités par les référents métiers</w:t>
      </w:r>
      <w:r>
        <w:rPr>
          <w:b/>
          <w:lang w:eastAsia="fr-FR"/>
        </w:rPr>
        <w:t>.</w:t>
      </w:r>
    </w:p>
    <w:p w:rsidRPr="007040AA" w:rsidR="007040AA" w:rsidP="003570F8" w:rsidRDefault="007040AA" w14:paraId="433E6C20" w14:textId="106F9929">
      <w:pPr>
        <w:pStyle w:val="Paragraphedeliste"/>
        <w:numPr>
          <w:ilvl w:val="0"/>
          <w:numId w:val="32"/>
        </w:numPr>
        <w:rPr>
          <w:b/>
          <w:lang w:eastAsia="fr-FR"/>
        </w:rPr>
      </w:pPr>
      <w:r w:rsidRPr="007040AA">
        <w:rPr>
          <w:b/>
          <w:lang w:eastAsia="fr-FR"/>
        </w:rPr>
        <w:t>Recette d'intégration en binôme entre métier et chef de projet DSI</w:t>
      </w:r>
      <w:r>
        <w:rPr>
          <w:b/>
          <w:lang w:eastAsia="fr-FR"/>
        </w:rPr>
        <w:t>.</w:t>
      </w:r>
    </w:p>
    <w:p w:rsidRPr="007040AA" w:rsidR="007040AA" w:rsidP="003570F8" w:rsidRDefault="007040AA" w14:paraId="0403CC92" w14:textId="0ED281BD">
      <w:pPr>
        <w:pStyle w:val="Paragraphedeliste"/>
        <w:numPr>
          <w:ilvl w:val="0"/>
          <w:numId w:val="32"/>
        </w:numPr>
        <w:rPr>
          <w:b/>
          <w:lang w:eastAsia="fr-FR"/>
        </w:rPr>
      </w:pPr>
      <w:r w:rsidRPr="007040AA">
        <w:rPr>
          <w:b/>
          <w:lang w:eastAsia="fr-FR"/>
        </w:rPr>
        <w:t>Recette technique pour la vérification des installations, des flux, des sauvegardes et du PRA</w:t>
      </w:r>
      <w:r>
        <w:rPr>
          <w:b/>
          <w:lang w:eastAsia="fr-FR"/>
        </w:rPr>
        <w:t>.</w:t>
      </w:r>
    </w:p>
    <w:p w:rsidR="007040AA" w:rsidP="007040AA" w:rsidRDefault="007040AA" w14:paraId="29B0E421" w14:textId="77777777">
      <w:pPr>
        <w:rPr>
          <w:lang w:eastAsia="fr-FR"/>
        </w:rPr>
      </w:pPr>
      <w:r>
        <w:rPr>
          <w:lang w:eastAsia="fr-FR"/>
        </w:rPr>
        <w:t>Ces trois phases de recette garantissent une évaluation exhaustive, couvrant les aspects fonctionnels, d'intégration, et techniques, afin de s'assurer de la qualité et de la conformité du projet avant sa mise en production.</w:t>
      </w:r>
    </w:p>
    <w:p w:rsidR="008A0B2A" w:rsidP="61D23222" w:rsidRDefault="008A0B2A" w14:paraId="4D987B41" w14:textId="18A8EAEE">
      <w:pPr>
        <w:rPr>
          <w:lang w:eastAsia="fr-FR"/>
        </w:rPr>
      </w:pPr>
    </w:p>
    <w:p w:rsidR="00541876" w:rsidP="00C56DE9" w:rsidRDefault="00541876" w14:paraId="7341182E" w14:textId="6C329B45">
      <w:pPr>
        <w:pStyle w:val="Titre1"/>
      </w:pPr>
      <w:bookmarkStart w:name="_Toc1680835912" w:id="293"/>
      <w:bookmarkStart w:name="_Toc141100194" w:id="294"/>
      <w:r w:rsidRPr="4D21D88E">
        <w:t>Sécurité, qualité, gestion des risques</w:t>
      </w:r>
      <w:bookmarkEnd w:id="293"/>
      <w:bookmarkEnd w:id="294"/>
    </w:p>
    <w:p w:rsidR="00541876" w:rsidP="00C56DE9" w:rsidRDefault="00541876" w14:paraId="6C7B9615" w14:textId="574E12C5">
      <w:pPr>
        <w:pStyle w:val="Titre2"/>
      </w:pPr>
      <w:bookmarkStart w:name="_Toc22111188" w:id="295"/>
      <w:bookmarkStart w:name="_Toc141100195" w:id="296"/>
      <w:r w:rsidRPr="4D21D88E">
        <w:t>Sécurité</w:t>
      </w:r>
      <w:bookmarkEnd w:id="295"/>
      <w:bookmarkEnd w:id="296"/>
      <w:ins w:author="KEDDANI Leila" w:date="2025-01-20T16:05:00Z" w:id="297">
        <w:r w:rsidR="00F70C57">
          <w:t xml:space="preserve">, Gestion des risques </w:t>
        </w:r>
      </w:ins>
      <w:del w:author="KEDDANI Leila" w:date="2025-01-20T16:05:00Z" w:id="298">
        <w:r w:rsidRPr="4D21D88E" w:rsidDel="00F70C57">
          <w:delText xml:space="preserve"> </w:delText>
        </w:r>
      </w:del>
    </w:p>
    <w:p w:rsidRPr="002149C3" w:rsidR="00FD2387" w:rsidP="00CE2F71" w:rsidRDefault="00FD2387" w14:paraId="7D86EB21" w14:textId="0614D227">
      <w:pPr>
        <w:shd w:val="clear" w:color="auto" w:fill="FFFFFF"/>
        <w:spacing w:after="0" w:line="240" w:lineRule="auto"/>
        <w:rPr>
          <w:lang w:eastAsia="fr-FR"/>
          <w:rPrChange w:author="KEDDANI Leila" w:date="2025-01-20T16:03:00Z" w:id="299">
            <w:rPr>
              <w:rFonts w:ascii="Segoe UI" w:hAnsi="Segoe UI" w:eastAsia="Times New Roman" w:cs="Segoe UI"/>
              <w:color w:val="242424"/>
              <w:lang w:eastAsia="fr-FR"/>
            </w:rPr>
          </w:rPrChange>
        </w:rPr>
      </w:pPr>
      <w:r w:rsidRPr="002149C3">
        <w:rPr>
          <w:lang w:eastAsia="fr-FR"/>
          <w:rPrChange w:author="KEDDANI Leila" w:date="2025-01-20T16:03:00Z" w:id="300">
            <w:rPr>
              <w:rFonts w:ascii="Segoe UI" w:hAnsi="Segoe UI" w:eastAsia="Times New Roman" w:cs="Segoe UI"/>
              <w:color w:val="242424"/>
              <w:lang w:eastAsia="fr-FR"/>
            </w:rPr>
          </w:rPrChange>
        </w:rPr>
        <w:t xml:space="preserve">Toute étude ou modification relative à la sécurité doit préalablement être soumise à l'approbation du Directeur des Systèmes d'Information et du Responsable de la Sécurité des Systèmes d'Information. Il est impératif de souligner qu'aucune modification relative à la sécurité ne peut être effectuée sans l'obtention préalable d'une signature sur la fiche projet sécurité. </w:t>
      </w:r>
    </w:p>
    <w:p w:rsidRPr="008A3A8C" w:rsidR="00CE2F71" w:rsidP="00CE2F71" w:rsidRDefault="00CE2F71" w14:paraId="47F6E6DC" w14:textId="220A3B05">
      <w:pPr>
        <w:shd w:val="clear" w:color="auto" w:fill="FFFFFF"/>
        <w:spacing w:after="0" w:line="240" w:lineRule="auto"/>
        <w:rPr>
          <w:rFonts w:ascii="Segoe UI" w:hAnsi="Segoe UI" w:eastAsia="Times New Roman" w:cs="Segoe UI"/>
          <w:color w:val="242424"/>
          <w:sz w:val="21"/>
          <w:szCs w:val="21"/>
          <w:lang w:eastAsia="fr-FR"/>
        </w:rPr>
      </w:pPr>
      <w:r w:rsidRPr="008A3A8C">
        <w:rPr>
          <w:rFonts w:ascii="Segoe UI" w:hAnsi="Segoe UI" w:eastAsia="Times New Roman" w:cs="Segoe UI"/>
          <w:color w:val="242424"/>
          <w:sz w:val="21"/>
          <w:szCs w:val="21"/>
          <w:lang w:eastAsia="fr-FR"/>
        </w:rPr>
        <w:t> </w:t>
      </w:r>
    </w:p>
    <w:p w:rsidR="00CE2F71" w:rsidP="00CE2F71" w:rsidRDefault="00CE2F71" w14:paraId="6603695A" w14:textId="59F66D97">
      <w:pPr>
        <w:shd w:val="clear" w:color="auto" w:fill="FFFFFF"/>
        <w:spacing w:after="0" w:line="240" w:lineRule="auto"/>
        <w:rPr>
          <w:rFonts w:ascii="Segoe UI" w:hAnsi="Segoe UI" w:eastAsia="Times New Roman" w:cs="Segoe UI"/>
          <w:b/>
          <w:color w:val="242424"/>
          <w:sz w:val="21"/>
          <w:szCs w:val="21"/>
          <w:u w:val="single"/>
          <w:lang w:eastAsia="fr-FR"/>
        </w:rPr>
      </w:pPr>
      <w:r w:rsidRPr="008A3A8C">
        <w:rPr>
          <w:rFonts w:ascii="Segoe UI" w:hAnsi="Segoe UI" w:eastAsia="Times New Roman" w:cs="Segoe UI"/>
          <w:b/>
          <w:color w:val="242424"/>
          <w:sz w:val="21"/>
          <w:szCs w:val="21"/>
          <w:u w:val="single"/>
          <w:lang w:eastAsia="fr-FR"/>
        </w:rPr>
        <w:t>Périmètre : </w:t>
      </w:r>
    </w:p>
    <w:p w:rsidRPr="002149C3" w:rsidR="0011501C" w:rsidP="00CE2F71" w:rsidRDefault="0011501C" w14:paraId="5B6C0AB6" w14:textId="77F2572C">
      <w:pPr>
        <w:shd w:val="clear" w:color="auto" w:fill="FFFFFF"/>
        <w:spacing w:after="0" w:line="240" w:lineRule="auto"/>
        <w:rPr>
          <w:lang w:eastAsia="fr-FR"/>
          <w:rPrChange w:author="KEDDANI Leila" w:date="2025-01-20T16:03:00Z" w:id="301">
            <w:rPr>
              <w:rFonts w:ascii="Segoe UI" w:hAnsi="Segoe UI" w:eastAsia="Times New Roman" w:cs="Segoe UI"/>
              <w:color w:val="242424"/>
              <w:lang w:eastAsia="fr-FR"/>
            </w:rPr>
          </w:rPrChange>
        </w:rPr>
      </w:pPr>
      <w:r w:rsidRPr="002149C3">
        <w:rPr>
          <w:lang w:eastAsia="fr-FR"/>
          <w:rPrChange w:author="KEDDANI Leila" w:date="2025-01-20T16:03:00Z" w:id="302">
            <w:rPr>
              <w:rFonts w:ascii="Segoe UI" w:hAnsi="Segoe UI" w:eastAsia="Times New Roman" w:cs="Segoe UI"/>
              <w:color w:val="242424"/>
              <w:lang w:eastAsia="fr-FR"/>
            </w:rPr>
          </w:rPrChange>
        </w:rPr>
        <w:t>La mise en place des mesures de sécurité doit suivre la structure hiérarchique de responsabilité et non l'inverse. Dans cette optique :</w:t>
      </w:r>
    </w:p>
    <w:p w:rsidR="0011501C" w:rsidP="003570F8" w:rsidRDefault="0011501C" w14:paraId="0401FF4F" w14:textId="75F6A15D">
      <w:pPr>
        <w:pStyle w:val="Paragraphedeliste"/>
        <w:numPr>
          <w:ilvl w:val="0"/>
          <w:numId w:val="33"/>
        </w:numPr>
        <w:rPr>
          <w:b/>
          <w:lang w:eastAsia="fr-FR"/>
        </w:rPr>
      </w:pPr>
      <w:r w:rsidRPr="0011501C">
        <w:rPr>
          <w:b/>
          <w:lang w:eastAsia="fr-FR"/>
        </w:rPr>
        <w:t>Accès du Directeur Général</w:t>
      </w:r>
    </w:p>
    <w:p w:rsidR="0011501C" w:rsidP="0011501C" w:rsidRDefault="0011501C" w14:paraId="4E606B5A" w14:textId="01B8A06D">
      <w:pPr>
        <w:rPr>
          <w:lang w:eastAsia="fr-FR"/>
        </w:rPr>
      </w:pPr>
      <w:r w:rsidRPr="0011501C">
        <w:rPr>
          <w:lang w:eastAsia="fr-FR"/>
        </w:rPr>
        <w:t xml:space="preserve">Le Directeur Général </w:t>
      </w:r>
      <w:r w:rsidRPr="0011501C">
        <w:rPr>
          <w:b/>
          <w:lang w:eastAsia="fr-FR"/>
        </w:rPr>
        <w:t>doit impérativement posséder des droits complets</w:t>
      </w:r>
      <w:r w:rsidRPr="0011501C">
        <w:rPr>
          <w:lang w:eastAsia="fr-FR"/>
        </w:rPr>
        <w:t xml:space="preserve"> en lecture, écriture et administration sur l'ensemble des données du Système d'Information (SI) afin de pouvoir déléguer ces droits. Le compte correspondant doit être soigneusement conservé dans le coffre-fort de la direction.</w:t>
      </w:r>
    </w:p>
    <w:p w:rsidR="0011501C" w:rsidP="003570F8" w:rsidRDefault="0011501C" w14:paraId="6019205C" w14:textId="02A11A88">
      <w:pPr>
        <w:pStyle w:val="Paragraphedeliste"/>
        <w:numPr>
          <w:ilvl w:val="0"/>
          <w:numId w:val="33"/>
        </w:numPr>
        <w:rPr>
          <w:b/>
          <w:lang w:eastAsia="fr-FR"/>
        </w:rPr>
      </w:pPr>
      <w:r w:rsidRPr="0011501C">
        <w:rPr>
          <w:b/>
          <w:lang w:eastAsia="fr-FR"/>
        </w:rPr>
        <w:t xml:space="preserve">Délégation des droits sur le GHT </w:t>
      </w:r>
    </w:p>
    <w:p w:rsidRPr="0011501C" w:rsidR="0011501C" w:rsidP="0011501C" w:rsidRDefault="0011501C" w14:paraId="76DF1647" w14:textId="409C1E5D">
      <w:pPr>
        <w:rPr>
          <w:lang w:eastAsia="fr-FR"/>
        </w:rPr>
      </w:pPr>
      <w:r w:rsidRPr="0011501C">
        <w:rPr>
          <w:lang w:eastAsia="fr-FR"/>
        </w:rPr>
        <w:t>Dans le cadre du Groupement Hospitalier de Territoire (GHT), le Directeur a délégué ces droits au Directeur des Systèmes d'Information (DSIN).</w:t>
      </w:r>
    </w:p>
    <w:p w:rsidR="0011501C" w:rsidP="003570F8" w:rsidRDefault="0011501C" w14:paraId="03F954F2" w14:textId="4045B312">
      <w:pPr>
        <w:pStyle w:val="Paragraphedeliste"/>
        <w:numPr>
          <w:ilvl w:val="0"/>
          <w:numId w:val="33"/>
        </w:numPr>
        <w:rPr>
          <w:b/>
          <w:lang w:eastAsia="fr-FR"/>
        </w:rPr>
      </w:pPr>
      <w:r w:rsidRPr="0011501C">
        <w:rPr>
          <w:b/>
          <w:lang w:eastAsia="fr-FR"/>
        </w:rPr>
        <w:t xml:space="preserve">Rôle élargi du RSSI en période de déficit de personnel </w:t>
      </w:r>
    </w:p>
    <w:p w:rsidR="0011501C" w:rsidP="0011501C" w:rsidRDefault="0011501C" w14:paraId="4CF398D9" w14:textId="3AF9EB5C">
      <w:pPr>
        <w:rPr>
          <w:lang w:eastAsia="fr-FR"/>
        </w:rPr>
      </w:pPr>
      <w:r w:rsidRPr="0011501C">
        <w:rPr>
          <w:lang w:eastAsia="fr-FR"/>
        </w:rPr>
        <w:t>Bien que, en théorie, le Responsable de la Sécurité des Systèmes d'Information (RSSI) ne doive pas avoir d'accès en écriture aux comptes applicatifs, la situation actuelle de déficit de personnel a conduit à une redistribution des tâches entre le RSSI, le Responsable Adjoint de l'Infrastructure et le DSIN. En conséquence, le RSSI a été délégué pour des fonctions allant au-delà de l'analyse de situation, incluant également des actions correctives.</w:t>
      </w:r>
    </w:p>
    <w:p w:rsidR="0011501C" w:rsidP="003570F8" w:rsidRDefault="0011501C" w14:paraId="7D1A7478" w14:textId="689A2756">
      <w:pPr>
        <w:pStyle w:val="Paragraphedeliste"/>
        <w:numPr>
          <w:ilvl w:val="0"/>
          <w:numId w:val="33"/>
        </w:numPr>
        <w:rPr>
          <w:b/>
          <w:lang w:eastAsia="fr-FR"/>
        </w:rPr>
      </w:pPr>
      <w:r w:rsidRPr="0011501C">
        <w:rPr>
          <w:b/>
          <w:lang w:eastAsia="fr-FR"/>
        </w:rPr>
        <w:t xml:space="preserve">Comptes d’administrateur de serveur </w:t>
      </w:r>
    </w:p>
    <w:p w:rsidRPr="0011501C" w:rsidR="0011501C" w:rsidP="0011501C" w:rsidRDefault="0011501C" w14:paraId="7CE3FE08" w14:textId="452DD3A3">
      <w:pPr>
        <w:rPr>
          <w:lang w:eastAsia="fr-FR"/>
        </w:rPr>
      </w:pPr>
      <w:r w:rsidRPr="0011501C">
        <w:rPr>
          <w:lang w:eastAsia="fr-FR"/>
        </w:rPr>
        <w:t>Aucun compte d'administrateur de serveur ne doit être générique. Chaque compte est attribué spécifiquement et délégué dans le cadre de contrats de maintenance avec des fournisseurs.</w:t>
      </w:r>
    </w:p>
    <w:p w:rsidR="0011501C" w:rsidP="003570F8" w:rsidRDefault="0011501C" w14:paraId="42C134D5" w14:textId="0A1CF5A0">
      <w:pPr>
        <w:pStyle w:val="Paragraphedeliste"/>
        <w:numPr>
          <w:ilvl w:val="0"/>
          <w:numId w:val="33"/>
        </w:numPr>
        <w:rPr>
          <w:b/>
          <w:lang w:eastAsia="fr-FR"/>
        </w:rPr>
      </w:pPr>
      <w:r w:rsidRPr="0011501C">
        <w:rPr>
          <w:b/>
          <w:lang w:eastAsia="fr-FR"/>
        </w:rPr>
        <w:t xml:space="preserve">Modification des droits d’accès </w:t>
      </w:r>
    </w:p>
    <w:p w:rsidRPr="0011501C" w:rsidR="0011501C" w:rsidP="0011501C" w:rsidRDefault="0011501C" w14:paraId="1407B3B3" w14:textId="5FE21F0F">
      <w:pPr>
        <w:rPr>
          <w:lang w:eastAsia="fr-FR"/>
        </w:rPr>
      </w:pPr>
      <w:r w:rsidRPr="0011501C">
        <w:rPr>
          <w:lang w:eastAsia="fr-FR"/>
        </w:rPr>
        <w:t>Seuls le Directeur Général, le RSSI et le DSIN peuvent modifier les droits d'accès, sauf délégation exceptionnelle, également valable pour l'Active Directory (AD).</w:t>
      </w:r>
    </w:p>
    <w:p w:rsidRPr="0011501C" w:rsidR="0011501C" w:rsidP="003570F8" w:rsidRDefault="0011501C" w14:paraId="169DE82F" w14:textId="511D8EA8">
      <w:pPr>
        <w:pStyle w:val="Paragraphedeliste"/>
        <w:numPr>
          <w:ilvl w:val="0"/>
          <w:numId w:val="33"/>
        </w:numPr>
        <w:rPr>
          <w:b/>
          <w:lang w:eastAsia="fr-FR"/>
        </w:rPr>
      </w:pPr>
      <w:r w:rsidRPr="0011501C">
        <w:rPr>
          <w:b/>
          <w:lang w:eastAsia="fr-FR"/>
        </w:rPr>
        <w:t>Attribution de comptes administrateurs</w:t>
      </w:r>
    </w:p>
    <w:p w:rsidRPr="002149C3" w:rsidR="00FC443B" w:rsidDel="00A00D77" w:rsidP="00CE2F71" w:rsidRDefault="00FC443B" w14:paraId="2407D035" w14:textId="77777777">
      <w:pPr>
        <w:shd w:val="clear" w:color="auto" w:fill="FFFFFF"/>
        <w:spacing w:after="0" w:line="240" w:lineRule="auto"/>
        <w:rPr>
          <w:del w:author="KEDDANI Leila" w:date="2025-01-16T16:51:00Z" w:id="303"/>
          <w:lang w:eastAsia="fr-FR"/>
          <w:rPrChange w:author="KEDDANI Leila" w:date="2025-01-20T16:03:00Z" w:id="304">
            <w:rPr>
              <w:del w:author="KEDDANI Leila" w:date="2025-01-16T16:51:00Z" w:id="305"/>
              <w:rFonts w:ascii="Segoe UI" w:hAnsi="Segoe UI" w:eastAsia="Times New Roman" w:cs="Segoe UI"/>
              <w:color w:val="242424"/>
              <w:lang w:eastAsia="fr-FR"/>
            </w:rPr>
          </w:rPrChange>
        </w:rPr>
      </w:pPr>
      <w:r w:rsidRPr="002149C3">
        <w:rPr>
          <w:lang w:eastAsia="fr-FR"/>
          <w:rPrChange w:author="KEDDANI Leila" w:date="2025-01-20T16:03:00Z" w:id="306">
            <w:rPr>
              <w:rFonts w:ascii="Segoe UI" w:hAnsi="Segoe UI" w:eastAsia="Times New Roman" w:cs="Segoe UI"/>
              <w:color w:val="242424"/>
              <w:lang w:eastAsia="fr-FR"/>
            </w:rPr>
          </w:rPrChange>
        </w:rPr>
        <w:t>Seules les personnes faisant partie de la Direction des Systèmes d'Information (DSI) peuvent se voir attribuer un compte administrateur. Toutefois, cette règle comporte une exception pour le Directeur Général, qui dispose d'un compte de secours conservé dans le coffre-fort.</w:t>
      </w:r>
    </w:p>
    <w:p w:rsidRPr="002149C3" w:rsidR="00FC443B" w:rsidDel="00A00D77" w:rsidP="00CE2F71" w:rsidRDefault="00FC443B" w14:paraId="4305C0D6" w14:textId="77777777">
      <w:pPr>
        <w:shd w:val="clear" w:color="auto" w:fill="FFFFFF"/>
        <w:spacing w:after="0" w:line="240" w:lineRule="auto"/>
        <w:rPr>
          <w:del w:author="KEDDANI Leila" w:date="2025-01-16T16:51:00Z" w:id="307"/>
          <w:lang w:eastAsia="fr-FR"/>
          <w:rPrChange w:author="KEDDANI Leila" w:date="2025-01-20T16:03:00Z" w:id="308">
            <w:rPr>
              <w:del w:author="KEDDANI Leila" w:date="2025-01-16T16:51:00Z" w:id="309"/>
              <w:rFonts w:ascii="Segoe UI" w:hAnsi="Segoe UI" w:eastAsia="Times New Roman" w:cs="Segoe UI"/>
              <w:color w:val="EF6950"/>
              <w:sz w:val="21"/>
              <w:szCs w:val="21"/>
              <w:lang w:eastAsia="fr-FR"/>
            </w:rPr>
          </w:rPrChange>
        </w:rPr>
      </w:pPr>
    </w:p>
    <w:p w:rsidRPr="002149C3" w:rsidR="00CE2F71" w:rsidDel="00A00D77" w:rsidP="00CE2F71" w:rsidRDefault="00CE2F71" w14:paraId="05346C30" w14:textId="6CDD1D3E">
      <w:pPr>
        <w:shd w:val="clear" w:color="auto" w:fill="FFFFFF"/>
        <w:spacing w:after="0" w:line="240" w:lineRule="auto"/>
        <w:rPr>
          <w:del w:author="KEDDANI Leila" w:date="2025-01-16T16:51:00Z" w:id="310"/>
          <w:lang w:eastAsia="fr-FR"/>
          <w:rPrChange w:author="KEDDANI Leila" w:date="2025-01-20T16:03:00Z" w:id="311">
            <w:rPr>
              <w:del w:author="KEDDANI Leila" w:date="2025-01-16T16:51:00Z" w:id="312"/>
              <w:rFonts w:ascii="Segoe UI" w:hAnsi="Segoe UI" w:eastAsia="Times New Roman" w:cs="Segoe UI"/>
              <w:color w:val="242424"/>
              <w:sz w:val="21"/>
              <w:szCs w:val="21"/>
              <w:lang w:eastAsia="fr-FR"/>
            </w:rPr>
          </w:rPrChange>
        </w:rPr>
      </w:pPr>
      <w:del w:author="KEDDANI Leila" w:date="2025-01-16T16:51:00Z" w:id="313">
        <w:r w:rsidRPr="002149C3" w:rsidDel="00A00D77">
          <w:rPr>
            <w:lang w:eastAsia="fr-FR"/>
            <w:rPrChange w:author="KEDDANI Leila" w:date="2025-01-20T16:03:00Z" w:id="314">
              <w:rPr>
                <w:rFonts w:ascii="Segoe UI" w:hAnsi="Segoe UI" w:eastAsia="Times New Roman" w:cs="Segoe UI"/>
                <w:color w:val="EF6950"/>
                <w:sz w:val="21"/>
                <w:szCs w:val="21"/>
                <w:lang w:eastAsia="fr-FR"/>
              </w:rPr>
            </w:rPrChange>
          </w:rPr>
          <w:delText>CSI==&gt; Quid des comptes Admin pour les prestataires (DSI, BIOMED, …)</w:delText>
        </w:r>
      </w:del>
    </w:p>
    <w:p w:rsidRPr="002149C3" w:rsidR="00CE2F71" w:rsidP="00CE2F71" w:rsidRDefault="00CE2F71" w14:paraId="47271BBE" w14:textId="382A524D">
      <w:pPr>
        <w:shd w:val="clear" w:color="auto" w:fill="FFFFFF"/>
        <w:spacing w:after="0" w:line="240" w:lineRule="auto"/>
        <w:rPr>
          <w:lang w:eastAsia="fr-FR"/>
          <w:rPrChange w:author="KEDDANI Leila" w:date="2025-01-20T16:03:00Z" w:id="315">
            <w:rPr>
              <w:rFonts w:ascii="Segoe UI" w:hAnsi="Segoe UI" w:eastAsia="Times New Roman" w:cs="Segoe UI"/>
              <w:color w:val="242424"/>
              <w:sz w:val="21"/>
              <w:szCs w:val="21"/>
              <w:lang w:eastAsia="fr-FR"/>
            </w:rPr>
          </w:rPrChange>
        </w:rPr>
      </w:pPr>
      <w:r w:rsidRPr="002149C3">
        <w:rPr>
          <w:lang w:eastAsia="fr-FR"/>
          <w:rPrChange w:author="KEDDANI Leila" w:date="2025-01-20T16:03:00Z" w:id="316">
            <w:rPr>
              <w:rFonts w:ascii="Segoe UI" w:hAnsi="Segoe UI" w:eastAsia="Times New Roman" w:cs="Segoe UI"/>
              <w:color w:val="242424"/>
              <w:sz w:val="21"/>
              <w:szCs w:val="21"/>
              <w:lang w:eastAsia="fr-FR"/>
            </w:rPr>
          </w:rPrChange>
        </w:rPr>
        <w:t> </w:t>
      </w:r>
    </w:p>
    <w:p w:rsidR="00FC443B" w:rsidP="00CE2F71" w:rsidRDefault="00FC443B" w14:paraId="4AA43873" w14:textId="191683DF">
      <w:pPr>
        <w:shd w:val="clear" w:color="auto" w:fill="FFFFFF"/>
        <w:spacing w:after="0" w:line="240" w:lineRule="auto"/>
        <w:rPr>
          <w:rFonts w:ascii="Segoe UI" w:hAnsi="Segoe UI" w:eastAsia="Times New Roman" w:cs="Segoe UI"/>
          <w:color w:val="242424"/>
          <w:sz w:val="21"/>
          <w:szCs w:val="21"/>
          <w:lang w:eastAsia="fr-FR"/>
        </w:rPr>
      </w:pPr>
    </w:p>
    <w:p w:rsidRPr="00FC443B" w:rsidR="00FC443B" w:rsidP="00867884" w:rsidRDefault="00FC443B" w14:paraId="2AAD5069" w14:textId="6F2DB86E">
      <w:pPr>
        <w:pStyle w:val="Titre3"/>
        <w:pPrChange w:author="KEDDANI Leila" w:date="2025-01-20T16:07:00Z" w:id="317">
          <w:pPr>
            <w:pStyle w:val="Titre3"/>
          </w:pPr>
        </w:pPrChange>
      </w:pPr>
      <w:r>
        <w:t xml:space="preserve">Accès aux locaux </w:t>
      </w:r>
    </w:p>
    <w:p w:rsidRPr="00E8443D" w:rsidR="00FC443B" w:rsidP="00FC443B" w:rsidRDefault="00FC443B" w14:paraId="55F28816" w14:textId="77777777">
      <w:pPr>
        <w:shd w:val="clear" w:color="auto" w:fill="FFFFFF"/>
        <w:spacing w:after="0" w:line="240" w:lineRule="auto"/>
        <w:rPr>
          <w:rFonts w:eastAsia="Times New Roman" w:cstheme="minorHAnsi"/>
          <w:lang w:eastAsia="fr-FR"/>
        </w:rPr>
      </w:pPr>
      <w:r w:rsidRPr="00E8443D">
        <w:rPr>
          <w:rFonts w:eastAsia="Times New Roman" w:cstheme="minorHAnsi"/>
          <w:lang w:eastAsia="fr-FR"/>
        </w:rPr>
        <w:t>L'accès au service est réglementé selon les principes suivants :</w:t>
      </w:r>
    </w:p>
    <w:p w:rsidRPr="00E8443D" w:rsidR="00FC443B" w:rsidP="00FC443B" w:rsidRDefault="00FC443B" w14:paraId="545B99D2" w14:textId="77777777">
      <w:pPr>
        <w:shd w:val="clear" w:color="auto" w:fill="FFFFFF"/>
        <w:spacing w:after="0" w:line="240" w:lineRule="auto"/>
        <w:rPr>
          <w:rFonts w:eastAsia="Times New Roman" w:cstheme="minorHAnsi"/>
          <w:lang w:eastAsia="fr-FR"/>
        </w:rPr>
      </w:pPr>
    </w:p>
    <w:p w:rsidRPr="00E8443D" w:rsidR="00FC443B" w:rsidP="003570F8" w:rsidRDefault="00FC443B" w14:paraId="5928E15B" w14:textId="77777777">
      <w:pPr>
        <w:pStyle w:val="Paragraphedeliste"/>
        <w:numPr>
          <w:ilvl w:val="0"/>
          <w:numId w:val="34"/>
        </w:numPr>
        <w:shd w:val="clear" w:color="auto" w:fill="FFFFFF"/>
        <w:spacing w:after="0" w:line="240" w:lineRule="auto"/>
        <w:rPr>
          <w:rFonts w:eastAsia="Times New Roman" w:cstheme="minorHAnsi"/>
          <w:b/>
          <w:lang w:eastAsia="fr-FR"/>
        </w:rPr>
      </w:pPr>
      <w:r w:rsidRPr="00E8443D">
        <w:rPr>
          <w:rFonts w:eastAsia="Times New Roman" w:cstheme="minorHAnsi"/>
          <w:b/>
          <w:lang w:eastAsia="fr-FR"/>
        </w:rPr>
        <w:t>Accès aux locaux de la DSI par badge :</w:t>
      </w:r>
    </w:p>
    <w:p w:rsidRPr="00E8443D" w:rsidR="00FC443B" w:rsidP="00FC443B" w:rsidRDefault="00FC443B" w14:paraId="105A589F" w14:textId="77777777">
      <w:pPr>
        <w:shd w:val="clear" w:color="auto" w:fill="FFFFFF"/>
        <w:spacing w:after="0" w:line="240" w:lineRule="auto"/>
        <w:rPr>
          <w:rFonts w:eastAsia="Times New Roman" w:cstheme="minorHAnsi"/>
          <w:lang w:eastAsia="fr-FR"/>
        </w:rPr>
      </w:pPr>
    </w:p>
    <w:p w:rsidRPr="00E8443D" w:rsidR="00FC443B" w:rsidP="00FC443B" w:rsidRDefault="00FC443B" w14:paraId="75068933" w14:textId="04B1BD6A">
      <w:pPr>
        <w:shd w:val="clear" w:color="auto" w:fill="FFFFFF"/>
        <w:spacing w:after="0" w:line="240" w:lineRule="auto"/>
        <w:rPr>
          <w:rFonts w:eastAsia="Times New Roman" w:cstheme="minorHAnsi"/>
          <w:lang w:eastAsia="fr-FR"/>
        </w:rPr>
      </w:pPr>
      <w:r w:rsidRPr="00E8443D">
        <w:rPr>
          <w:rFonts w:eastAsia="Times New Roman" w:cstheme="minorHAnsi"/>
          <w:lang w:eastAsia="fr-FR"/>
        </w:rPr>
        <w:t>Toute demande d'accès aux locaux de la Direction des Systèmes d'Information nécessite une validation du Directeur des Systèmes d'Information. En cas d'absence, cette validation peut être effectuée par le Directeur de site</w:t>
      </w:r>
    </w:p>
    <w:p w:rsidRPr="00E8443D" w:rsidR="00FC443B" w:rsidP="00FC443B" w:rsidRDefault="00FC443B" w14:paraId="66ADAFB8" w14:textId="77777777">
      <w:pPr>
        <w:shd w:val="clear" w:color="auto" w:fill="FFFFFF"/>
        <w:spacing w:after="0" w:line="240" w:lineRule="auto"/>
        <w:rPr>
          <w:rFonts w:eastAsia="Times New Roman" w:cstheme="minorHAnsi"/>
          <w:lang w:eastAsia="fr-FR"/>
        </w:rPr>
      </w:pPr>
    </w:p>
    <w:p w:rsidRPr="00E8443D" w:rsidR="00FC443B" w:rsidP="003570F8" w:rsidRDefault="00FC443B" w14:paraId="6DF6804D" w14:textId="303B2513">
      <w:pPr>
        <w:pStyle w:val="Paragraphedeliste"/>
        <w:numPr>
          <w:ilvl w:val="0"/>
          <w:numId w:val="34"/>
        </w:numPr>
        <w:shd w:val="clear" w:color="auto" w:fill="FFFFFF"/>
        <w:spacing w:after="0" w:line="240" w:lineRule="auto"/>
        <w:rPr>
          <w:rFonts w:eastAsia="Times New Roman" w:cstheme="minorHAnsi"/>
          <w:b/>
          <w:lang w:eastAsia="fr-FR"/>
        </w:rPr>
      </w:pPr>
      <w:r w:rsidRPr="00E8443D">
        <w:rPr>
          <w:rFonts w:eastAsia="Times New Roman" w:cstheme="minorHAnsi"/>
          <w:b/>
          <w:lang w:eastAsia="fr-FR"/>
        </w:rPr>
        <w:t>Accès aux salles serveurs :</w:t>
      </w:r>
    </w:p>
    <w:p w:rsidRPr="00E8443D" w:rsidR="00FC443B" w:rsidP="00FC443B" w:rsidRDefault="00FC443B" w14:paraId="680A0DB6" w14:textId="77777777">
      <w:pPr>
        <w:pStyle w:val="Paragraphedeliste"/>
        <w:shd w:val="clear" w:color="auto" w:fill="FFFFFF"/>
        <w:spacing w:after="0" w:line="240" w:lineRule="auto"/>
        <w:rPr>
          <w:rFonts w:eastAsia="Times New Roman" w:cstheme="minorHAnsi"/>
          <w:lang w:eastAsia="fr-FR"/>
        </w:rPr>
      </w:pPr>
    </w:p>
    <w:p w:rsidRPr="00E8443D" w:rsidR="00FC443B" w:rsidP="61D23222" w:rsidRDefault="7A5BB5FB" w14:paraId="451B4E44" w14:textId="3A2EB234">
      <w:pPr>
        <w:shd w:val="clear" w:color="auto" w:fill="FFFFFF" w:themeFill="background1"/>
        <w:spacing w:after="0" w:line="240" w:lineRule="auto"/>
        <w:rPr>
          <w:rFonts w:eastAsia="Times New Roman" w:cstheme="minorHAnsi"/>
          <w:lang w:eastAsia="fr-FR"/>
        </w:rPr>
      </w:pPr>
      <w:r w:rsidRPr="00E8443D">
        <w:rPr>
          <w:rFonts w:eastAsia="Times New Roman" w:cstheme="minorHAnsi"/>
          <w:lang w:eastAsia="fr-FR"/>
        </w:rPr>
        <w:t xml:space="preserve">Les accès aux salles serveurs sont strictement réservés aux administrateurs systèmes et réseau, aux responsables de domaine, et au DSI. </w:t>
      </w:r>
    </w:p>
    <w:p w:rsidRPr="00E8443D" w:rsidR="00FC443B" w:rsidP="61D23222" w:rsidRDefault="7A5BB5FB" w14:paraId="0FCDD1AA" w14:textId="66C1173E">
      <w:pPr>
        <w:shd w:val="clear" w:color="auto" w:fill="FFFFFF" w:themeFill="background1"/>
        <w:spacing w:after="0" w:line="240" w:lineRule="auto"/>
        <w:rPr>
          <w:rFonts w:eastAsia="Times New Roman" w:cstheme="minorHAnsi"/>
          <w:lang w:eastAsia="fr-FR"/>
        </w:rPr>
      </w:pPr>
      <w:r w:rsidRPr="00E8443D">
        <w:rPr>
          <w:rFonts w:eastAsia="Times New Roman" w:cstheme="minorHAnsi"/>
          <w:lang w:eastAsia="fr-FR"/>
        </w:rPr>
        <w:t>En cas de besoin d'accès en astreinte, les services de sécurité doivent être contactés. Toutes les demandes d'accès seront tracées par ces services pour des raisons de sécurité.</w:t>
      </w:r>
    </w:p>
    <w:p w:rsidRPr="00E8443D" w:rsidR="61D23222" w:rsidP="61D23222" w:rsidRDefault="61D23222" w14:paraId="5ACBAACD" w14:textId="2E78642B">
      <w:pPr>
        <w:shd w:val="clear" w:color="auto" w:fill="FFFFFF" w:themeFill="background1"/>
        <w:spacing w:after="0" w:line="240" w:lineRule="auto"/>
        <w:rPr>
          <w:rFonts w:ascii="Segoe UI" w:hAnsi="Segoe UI" w:eastAsia="Times New Roman" w:cs="Segoe UI"/>
          <w:sz w:val="21"/>
          <w:szCs w:val="21"/>
          <w:lang w:eastAsia="fr-FR"/>
        </w:rPr>
      </w:pPr>
    </w:p>
    <w:p w:rsidRPr="008A3A8C" w:rsidR="00FC443B" w:rsidP="00FC443B" w:rsidRDefault="00FC443B" w14:paraId="329D0BB0" w14:textId="77777777">
      <w:pPr>
        <w:shd w:val="clear" w:color="auto" w:fill="FFFFFF"/>
        <w:spacing w:before="100" w:beforeAutospacing="1" w:after="100" w:afterAutospacing="1" w:line="240" w:lineRule="auto"/>
        <w:jc w:val="left"/>
        <w:rPr>
          <w:rFonts w:ascii="Segoe UI" w:hAnsi="Segoe UI" w:eastAsia="Times New Roman" w:cs="Segoe UI"/>
          <w:color w:val="242424"/>
          <w:sz w:val="21"/>
          <w:szCs w:val="21"/>
          <w:lang w:eastAsia="fr-FR"/>
        </w:rPr>
      </w:pPr>
      <w:r w:rsidRPr="008A3A8C">
        <w:rPr>
          <w:rFonts w:ascii="Segoe UI" w:hAnsi="Segoe UI" w:eastAsia="Times New Roman" w:cs="Segoe UI"/>
          <w:color w:val="EC8F45"/>
          <w:sz w:val="21"/>
          <w:szCs w:val="21"/>
          <w:lang w:eastAsia="fr-FR"/>
        </w:rPr>
        <w:t>MFO==&gt;question : Quid des intervenants de Vinci qui viennent changer les filtres, vérifier la climatisation régulièrement ? Comment cela est-il cadré ? ajouter cette notion en complément ? RLA ==&gt; remarque : les services techniques disposent actuellement d'accès.</w:t>
      </w:r>
    </w:p>
    <w:p w:rsidRPr="008A3A8C" w:rsidR="00FC443B" w:rsidP="00FC443B" w:rsidRDefault="00FC443B" w14:paraId="4DD62718" w14:textId="77777777">
      <w:pPr>
        <w:shd w:val="clear" w:color="auto" w:fill="FFFFFF"/>
        <w:spacing w:after="0" w:line="240" w:lineRule="auto"/>
        <w:rPr>
          <w:rFonts w:ascii="Segoe UI" w:hAnsi="Segoe UI" w:eastAsia="Times New Roman" w:cs="Segoe UI"/>
          <w:color w:val="242424"/>
          <w:sz w:val="21"/>
          <w:szCs w:val="21"/>
          <w:lang w:eastAsia="fr-FR"/>
        </w:rPr>
      </w:pPr>
      <w:r w:rsidRPr="008A3A8C">
        <w:rPr>
          <w:rFonts w:ascii="Segoe UI" w:hAnsi="Segoe UI" w:eastAsia="Times New Roman" w:cs="Segoe UI"/>
          <w:color w:val="EF6950"/>
          <w:sz w:val="21"/>
          <w:szCs w:val="21"/>
          <w:lang w:eastAsia="fr-FR"/>
        </w:rPr>
        <w:t>CSI==&gt; Il faudrait faire un audit des cartes du CHSD qui à ce jour ont un accès sur la DSI car surement plusieurs cartes à supprimer.</w:t>
      </w:r>
    </w:p>
    <w:p w:rsidR="00FC443B" w:rsidDel="00A00D77" w:rsidP="00FC443B" w:rsidRDefault="00FC443B" w14:paraId="7A9EA140" w14:textId="77777777">
      <w:pPr>
        <w:shd w:val="clear" w:color="auto" w:fill="FFFFFF"/>
        <w:spacing w:after="0" w:line="240" w:lineRule="auto"/>
        <w:rPr>
          <w:del w:author="KEDDANI Leila" w:date="2025-01-16T16:52:00Z" w:id="318"/>
          <w:rFonts w:ascii="Segoe UI" w:hAnsi="Segoe UI" w:eastAsia="Times New Roman" w:cs="Segoe UI"/>
          <w:color w:val="242424"/>
          <w:sz w:val="21"/>
          <w:szCs w:val="21"/>
          <w:lang w:eastAsia="fr-FR"/>
        </w:rPr>
      </w:pPr>
    </w:p>
    <w:p w:rsidRPr="008A3A8C" w:rsidR="00FC443B" w:rsidDel="00A00D77" w:rsidP="00FC443B" w:rsidRDefault="00FC443B" w14:paraId="1CCC269A" w14:textId="77777777">
      <w:pPr>
        <w:shd w:val="clear" w:color="auto" w:fill="FFFFFF"/>
        <w:spacing w:after="0" w:line="240" w:lineRule="auto"/>
        <w:rPr>
          <w:del w:author="KEDDANI Leila" w:date="2025-01-16T16:52:00Z" w:id="319"/>
          <w:rFonts w:ascii="Segoe UI" w:hAnsi="Segoe UI" w:eastAsia="Times New Roman" w:cs="Segoe UI"/>
          <w:color w:val="242424"/>
          <w:sz w:val="21"/>
          <w:szCs w:val="21"/>
          <w:lang w:eastAsia="fr-FR"/>
        </w:rPr>
      </w:pPr>
    </w:p>
    <w:p w:rsidRPr="008A3A8C" w:rsidR="00CE2F71" w:rsidDel="00A00D77" w:rsidP="00C56DE9" w:rsidRDefault="00CE2F71" w14:paraId="42602B9A" w14:textId="1BF5120C">
      <w:pPr>
        <w:pStyle w:val="Titre3"/>
        <w:rPr>
          <w:del w:author="KEDDANI Leila" w:date="2025-01-16T16:52:00Z" w:id="320"/>
        </w:rPr>
      </w:pPr>
      <w:del w:author="KEDDANI Leila" w:date="2025-01-16T16:52:00Z" w:id="321">
        <w:r w:rsidRPr="008A3A8C" w:rsidDel="00A00D77">
          <w:delText>Concernant le technicien de l'IFSI</w:delText>
        </w:r>
        <w:r w:rsidDel="00A00D77">
          <w:delText xml:space="preserve"> </w:delText>
        </w:r>
        <w:r w:rsidRPr="008A3A8C" w:rsidDel="00A00D77">
          <w:delText>: </w:delText>
        </w:r>
      </w:del>
    </w:p>
    <w:p w:rsidRPr="00586D17" w:rsidR="00CE2F71" w:rsidDel="00A00D77" w:rsidP="00820DAA" w:rsidRDefault="00CE2F71" w14:paraId="7E759C24" w14:textId="6A58965D">
      <w:pPr>
        <w:numPr>
          <w:ilvl w:val="0"/>
          <w:numId w:val="2"/>
        </w:numPr>
        <w:shd w:val="clear" w:color="auto" w:fill="FFFFFF"/>
        <w:spacing w:before="100" w:beforeAutospacing="1" w:after="100" w:afterAutospacing="1" w:line="240" w:lineRule="auto"/>
        <w:jc w:val="left"/>
        <w:rPr>
          <w:del w:author="KEDDANI Leila" w:date="2025-01-16T16:52:00Z" w:id="322"/>
          <w:rFonts w:eastAsia="Times New Roman" w:cstheme="minorHAnsi"/>
          <w:color w:val="242424"/>
          <w:highlight w:val="green"/>
          <w:lang w:eastAsia="fr-FR"/>
        </w:rPr>
      </w:pPr>
      <w:del w:author="KEDDANI Leila" w:date="2025-01-16T16:52:00Z" w:id="323">
        <w:r w:rsidRPr="00586D17" w:rsidDel="00A00D77">
          <w:rPr>
            <w:rFonts w:eastAsia="Times New Roman" w:cstheme="minorHAnsi"/>
            <w:color w:val="242424"/>
            <w:highlight w:val="green"/>
            <w:lang w:eastAsia="fr-FR"/>
          </w:rPr>
          <w:delText>celui-ci n'est pas placé sous l'autorité du DSI mais de celle du Directeur des IFSI. Il n'a donc pas de compte administrateur du domaine ou des applications du SIH.</w:delText>
        </w:r>
      </w:del>
    </w:p>
    <w:p w:rsidRPr="00586D17" w:rsidR="00CE2F71" w:rsidDel="00A00D77" w:rsidP="00820DAA" w:rsidRDefault="00CE2F71" w14:paraId="00F4122F" w14:textId="4065DB40">
      <w:pPr>
        <w:numPr>
          <w:ilvl w:val="0"/>
          <w:numId w:val="3"/>
        </w:numPr>
        <w:shd w:val="clear" w:color="auto" w:fill="FFFFFF"/>
        <w:spacing w:before="100" w:beforeAutospacing="1" w:after="100" w:afterAutospacing="1" w:line="240" w:lineRule="auto"/>
        <w:jc w:val="left"/>
        <w:rPr>
          <w:del w:author="KEDDANI Leila" w:date="2025-01-16T16:52:00Z" w:id="324"/>
          <w:rFonts w:eastAsia="Times New Roman" w:cstheme="minorHAnsi"/>
          <w:color w:val="242424"/>
          <w:highlight w:val="green"/>
          <w:lang w:eastAsia="fr-FR"/>
        </w:rPr>
      </w:pPr>
      <w:del w:author="KEDDANI Leila" w:date="2025-01-16T16:52:00Z" w:id="325">
        <w:r w:rsidRPr="00586D17" w:rsidDel="00A00D77">
          <w:rPr>
            <w:rFonts w:eastAsia="Times New Roman" w:cstheme="minorHAnsi"/>
            <w:color w:val="242424"/>
            <w:highlight w:val="green"/>
            <w:lang w:eastAsia="fr-FR"/>
          </w:rPr>
          <w:delText>Les périmètres d'action de chacun sont les suivants : </w:delText>
        </w:r>
      </w:del>
    </w:p>
    <w:p w:rsidRPr="00586D17" w:rsidR="00CE2F71" w:rsidDel="00A00D77" w:rsidP="00820DAA" w:rsidRDefault="00CE2F71" w14:paraId="2E6A475A" w14:textId="065059EC">
      <w:pPr>
        <w:numPr>
          <w:ilvl w:val="1"/>
          <w:numId w:val="4"/>
        </w:numPr>
        <w:shd w:val="clear" w:color="auto" w:fill="FFFFFF"/>
        <w:spacing w:before="100" w:beforeAutospacing="1" w:after="100" w:afterAutospacing="1" w:line="240" w:lineRule="auto"/>
        <w:jc w:val="left"/>
        <w:rPr>
          <w:del w:author="KEDDANI Leila" w:date="2025-01-16T16:52:00Z" w:id="326"/>
          <w:rFonts w:eastAsia="Times New Roman" w:cstheme="minorHAnsi"/>
          <w:color w:val="242424"/>
          <w:highlight w:val="green"/>
          <w:lang w:eastAsia="fr-FR"/>
        </w:rPr>
      </w:pPr>
      <w:del w:author="KEDDANI Leila" w:date="2025-01-16T16:52:00Z" w:id="327">
        <w:r w:rsidRPr="00586D17" w:rsidDel="00A00D77">
          <w:rPr>
            <w:rFonts w:eastAsia="Times New Roman" w:cstheme="minorHAnsi"/>
            <w:color w:val="242424"/>
            <w:highlight w:val="green"/>
            <w:lang w:eastAsia="fr-FR"/>
          </w:rPr>
          <w:delText>La DSI gère les infrastructures administratives à savoir les postes rattachés à des agents administratifs de l'lFSI et achetés par nous. Seuls ces postes peuvent être connectés au réseau de l'hôpital. </w:delText>
        </w:r>
      </w:del>
    </w:p>
    <w:p w:rsidRPr="00586D17" w:rsidR="00CE2F71" w:rsidDel="00A00D77" w:rsidP="00820DAA" w:rsidRDefault="00CE2F71" w14:paraId="3E401CF7" w14:textId="6E626F10">
      <w:pPr>
        <w:numPr>
          <w:ilvl w:val="1"/>
          <w:numId w:val="5"/>
        </w:numPr>
        <w:shd w:val="clear" w:color="auto" w:fill="FFFFFF"/>
        <w:spacing w:before="100" w:beforeAutospacing="1" w:after="100" w:afterAutospacing="1" w:line="240" w:lineRule="auto"/>
        <w:jc w:val="left"/>
        <w:rPr>
          <w:del w:author="KEDDANI Leila" w:date="2025-01-16T16:52:00Z" w:id="328"/>
          <w:rFonts w:eastAsia="Times New Roman" w:cstheme="minorHAnsi"/>
          <w:color w:val="242424"/>
          <w:highlight w:val="green"/>
          <w:lang w:eastAsia="fr-FR"/>
        </w:rPr>
      </w:pPr>
      <w:del w:author="KEDDANI Leila" w:date="2025-01-16T16:52:00Z" w:id="329">
        <w:r w:rsidRPr="00586D17" w:rsidDel="00A00D77">
          <w:rPr>
            <w:rFonts w:eastAsia="Times New Roman" w:cstheme="minorHAnsi"/>
            <w:color w:val="242424"/>
            <w:highlight w:val="green"/>
            <w:lang w:eastAsia="fr-FR"/>
          </w:rPr>
          <w:delText xml:space="preserve">Le référent de l'IFSI gère les postes autres, notamment les postes à but éducatif qui eux ne doivent pas être connectés au réseau mais </w:delText>
        </w:r>
        <w:r w:rsidRPr="00586D17" w:rsidDel="00A00D77" w:rsidR="00982A88">
          <w:rPr>
            <w:rFonts w:eastAsia="Times New Roman" w:cstheme="minorHAnsi"/>
            <w:color w:val="242424"/>
            <w:highlight w:val="green"/>
            <w:lang w:eastAsia="fr-FR"/>
          </w:rPr>
          <w:delText>aux infrastructures propres</w:delText>
        </w:r>
        <w:r w:rsidRPr="00586D17" w:rsidDel="00A00D77">
          <w:rPr>
            <w:rFonts w:eastAsia="Times New Roman" w:cstheme="minorHAnsi"/>
            <w:color w:val="242424"/>
            <w:highlight w:val="green"/>
            <w:lang w:eastAsia="fr-FR"/>
          </w:rPr>
          <w:delText xml:space="preserve"> à l'IFSI </w:delText>
        </w:r>
      </w:del>
    </w:p>
    <w:p w:rsidRPr="00586D17" w:rsidR="00CE2F71" w:rsidDel="00A00D77" w:rsidP="00CE2F71" w:rsidRDefault="00CE2F71" w14:paraId="3CA409D5" w14:textId="5FC96E6D">
      <w:pPr>
        <w:shd w:val="clear" w:color="auto" w:fill="FFFFFF"/>
        <w:spacing w:after="0" w:line="240" w:lineRule="auto"/>
        <w:rPr>
          <w:del w:author="KEDDANI Leila" w:date="2025-01-16T16:52:00Z" w:id="330"/>
          <w:rFonts w:eastAsia="Times New Roman" w:cstheme="minorHAnsi"/>
          <w:color w:val="242424"/>
          <w:highlight w:val="green"/>
          <w:lang w:eastAsia="fr-FR"/>
        </w:rPr>
      </w:pPr>
      <w:del w:author="KEDDANI Leila" w:date="2025-01-16T16:52:00Z" w:id="331">
        <w:r w:rsidRPr="00586D17" w:rsidDel="00A00D77">
          <w:rPr>
            <w:rFonts w:eastAsia="Times New Roman" w:cstheme="minorHAnsi"/>
            <w:color w:val="242424"/>
            <w:highlight w:val="green"/>
            <w:lang w:eastAsia="fr-FR"/>
          </w:rPr>
          <w:delText>Aucun équipement ne souffre d'exception. Toute situation en anomalie devra être signalée en urgence au RSSI. </w:delText>
        </w:r>
      </w:del>
    </w:p>
    <w:p w:rsidRPr="00586D17" w:rsidR="00CE2F71" w:rsidDel="00A00D77" w:rsidP="00CE2F71" w:rsidRDefault="00CE2F71" w14:paraId="7C1A074B" w14:textId="46FAEC44">
      <w:pPr>
        <w:shd w:val="clear" w:color="auto" w:fill="FFFFFF"/>
        <w:spacing w:after="0" w:line="240" w:lineRule="auto"/>
        <w:rPr>
          <w:del w:author="KEDDANI Leila" w:date="2025-01-16T16:52:00Z" w:id="332"/>
          <w:rFonts w:eastAsia="Times New Roman" w:cstheme="minorHAnsi"/>
          <w:color w:val="242424"/>
          <w:highlight w:val="green"/>
          <w:lang w:eastAsia="fr-FR"/>
        </w:rPr>
      </w:pPr>
      <w:del w:author="KEDDANI Leila" w:date="2025-01-16T16:52:00Z" w:id="333">
        <w:r w:rsidRPr="00586D17" w:rsidDel="00A00D77">
          <w:rPr>
            <w:rFonts w:eastAsia="Times New Roman" w:cstheme="minorHAnsi"/>
            <w:color w:val="242424"/>
            <w:highlight w:val="green"/>
            <w:lang w:eastAsia="fr-FR"/>
          </w:rPr>
          <w:delText> </w:delText>
        </w:r>
      </w:del>
    </w:p>
    <w:p w:rsidRPr="00586D17" w:rsidR="00CE2F71" w:rsidDel="00A00D77" w:rsidP="00CE2F71" w:rsidRDefault="00CE2F71" w14:paraId="0D96BD10" w14:textId="20091522">
      <w:pPr>
        <w:shd w:val="clear" w:color="auto" w:fill="FFFFFF"/>
        <w:spacing w:after="0" w:line="240" w:lineRule="auto"/>
        <w:rPr>
          <w:del w:author="KEDDANI Leila" w:date="2025-01-16T16:52:00Z" w:id="334"/>
          <w:rFonts w:eastAsia="Times New Roman" w:cstheme="minorHAnsi"/>
          <w:color w:val="242424"/>
          <w:lang w:eastAsia="fr-FR"/>
        </w:rPr>
      </w:pPr>
      <w:del w:author="KEDDANI Leila" w:date="2025-01-16T16:52:00Z" w:id="335">
        <w:r w:rsidRPr="00586D17" w:rsidDel="00A00D77">
          <w:rPr>
            <w:rFonts w:eastAsia="Times New Roman" w:cstheme="minorHAnsi"/>
            <w:color w:val="242424"/>
            <w:highlight w:val="green"/>
            <w:lang w:eastAsia="fr-FR"/>
          </w:rPr>
          <w:delText xml:space="preserve">Pour rappel un budget important est alloué par le conseil régional aux IFSI pour la gestion de l'informatique des écoles. Dans la plupart des cas, ce budget est reversé par les IFSI à la DSI de l'hôpital pour bénéficier d'une gestion mutualisée. L'IFSI a décidé de conserver le budget et de gérer </w:delText>
        </w:r>
        <w:r w:rsidRPr="00586D17" w:rsidDel="00A00D77" w:rsidR="00982A88">
          <w:rPr>
            <w:rFonts w:eastAsia="Times New Roman" w:cstheme="minorHAnsi"/>
            <w:color w:val="242424"/>
            <w:highlight w:val="green"/>
            <w:lang w:eastAsia="fr-FR"/>
          </w:rPr>
          <w:delText>elle-même</w:delText>
        </w:r>
        <w:r w:rsidRPr="00586D17" w:rsidDel="00A00D77">
          <w:rPr>
            <w:rFonts w:eastAsia="Times New Roman" w:cstheme="minorHAnsi"/>
            <w:color w:val="242424"/>
            <w:highlight w:val="green"/>
            <w:lang w:eastAsia="fr-FR"/>
          </w:rPr>
          <w:delText xml:space="preserve"> son SI.</w:delText>
        </w:r>
        <w:r w:rsidRPr="00586D17" w:rsidDel="00A00D77">
          <w:rPr>
            <w:rFonts w:eastAsia="Times New Roman" w:cstheme="minorHAnsi"/>
            <w:color w:val="242424"/>
            <w:lang w:eastAsia="fr-FR"/>
          </w:rPr>
          <w:delText> </w:delText>
        </w:r>
      </w:del>
    </w:p>
    <w:p w:rsidR="00FC443B" w:rsidDel="00A00D77" w:rsidP="00CE2F71" w:rsidRDefault="00FC443B" w14:paraId="5DCDFDDA" w14:textId="177C8748">
      <w:pPr>
        <w:shd w:val="clear" w:color="auto" w:fill="FFFFFF"/>
        <w:spacing w:after="0" w:line="240" w:lineRule="auto"/>
        <w:rPr>
          <w:del w:author="KEDDANI Leila" w:date="2025-01-16T16:52:00Z" w:id="336"/>
          <w:rFonts w:ascii="Segoe UI" w:hAnsi="Segoe UI" w:eastAsia="Times New Roman" w:cs="Segoe UI"/>
          <w:color w:val="92D050"/>
          <w:sz w:val="23"/>
          <w:szCs w:val="23"/>
          <w:lang w:eastAsia="fr-FR"/>
        </w:rPr>
      </w:pPr>
    </w:p>
    <w:p w:rsidRPr="00FC443B" w:rsidR="00FC443B" w:rsidDel="00A00D77" w:rsidP="00CE2F71" w:rsidRDefault="00FC443B" w14:paraId="0237894B" w14:textId="64FB6D08">
      <w:pPr>
        <w:shd w:val="clear" w:color="auto" w:fill="FFFFFF"/>
        <w:spacing w:after="0" w:line="240" w:lineRule="auto"/>
        <w:rPr>
          <w:del w:author="KEDDANI Leila" w:date="2025-01-16T16:52:00Z" w:id="337"/>
          <w:rFonts w:ascii="Segoe UI" w:hAnsi="Segoe UI" w:eastAsia="Times New Roman" w:cs="Segoe UI"/>
          <w:color w:val="92D050"/>
          <w:sz w:val="23"/>
          <w:szCs w:val="23"/>
          <w:lang w:eastAsia="fr-FR"/>
        </w:rPr>
      </w:pPr>
      <w:del w:author="KEDDANI Leila" w:date="2025-01-16T16:52:00Z" w:id="338">
        <w:r w:rsidRPr="00FC443B" w:rsidDel="00A00D77">
          <w:rPr>
            <w:rFonts w:ascii="Segoe UI" w:hAnsi="Segoe UI" w:eastAsia="Times New Roman" w:cs="Segoe UI"/>
            <w:color w:val="92D050"/>
            <w:sz w:val="23"/>
            <w:szCs w:val="23"/>
            <w:lang w:eastAsia="fr-FR"/>
          </w:rPr>
          <w:delText xml:space="preserve">LK -&gt; </w:delText>
        </w:r>
        <w:r w:rsidDel="00A00D77" w:rsidR="00586D17">
          <w:rPr>
            <w:rFonts w:ascii="Segoe UI" w:hAnsi="Segoe UI" w:eastAsia="Times New Roman" w:cs="Segoe UI"/>
            <w:color w:val="92D050"/>
            <w:sz w:val="23"/>
            <w:szCs w:val="23"/>
            <w:lang w:eastAsia="fr-FR"/>
          </w:rPr>
          <w:delText xml:space="preserve">Plus d’actualité </w:delText>
        </w:r>
        <w:r w:rsidRPr="00FC443B" w:rsidDel="00A00D77">
          <w:rPr>
            <w:rFonts w:ascii="Segoe UI" w:hAnsi="Segoe UI" w:eastAsia="Times New Roman" w:cs="Segoe UI"/>
            <w:color w:val="92D050"/>
            <w:sz w:val="23"/>
            <w:szCs w:val="23"/>
            <w:lang w:eastAsia="fr-FR"/>
          </w:rPr>
          <w:delText xml:space="preserve"> </w:delText>
        </w:r>
      </w:del>
    </w:p>
    <w:p w:rsidRPr="00586D17" w:rsidR="00541876" w:rsidP="00586D17" w:rsidRDefault="00CE2F71" w14:paraId="3287CED2" w14:textId="6F85AF68">
      <w:pPr>
        <w:shd w:val="clear" w:color="auto" w:fill="FFFFFF"/>
        <w:spacing w:after="0" w:line="240" w:lineRule="auto"/>
        <w:rPr>
          <w:rFonts w:ascii="Segoe UI" w:hAnsi="Segoe UI" w:eastAsia="Times New Roman" w:cs="Segoe UI"/>
          <w:color w:val="242424"/>
          <w:sz w:val="23"/>
          <w:szCs w:val="23"/>
          <w:lang w:eastAsia="fr-FR"/>
        </w:rPr>
      </w:pPr>
      <w:r w:rsidRPr="008A3A8C">
        <w:rPr>
          <w:rFonts w:ascii="Segoe UI" w:hAnsi="Segoe UI" w:eastAsia="Times New Roman" w:cs="Segoe UI"/>
          <w:color w:val="242424"/>
          <w:sz w:val="23"/>
          <w:szCs w:val="23"/>
          <w:lang w:eastAsia="fr-FR"/>
        </w:rPr>
        <w:t> </w:t>
      </w:r>
    </w:p>
    <w:p w:rsidR="00541876" w:rsidDel="003E6308" w:rsidP="00C56DE9" w:rsidRDefault="00541876" w14:paraId="30E8C1D5" w14:textId="4A18DEB7">
      <w:pPr>
        <w:pStyle w:val="Titre2"/>
        <w:rPr>
          <w:del w:author="KEDDANI Leila" w:date="2025-01-20T16:05:00Z" w:id="339"/>
        </w:rPr>
      </w:pPr>
      <w:bookmarkStart w:name="_Toc709773665" w:id="340"/>
      <w:bookmarkStart w:name="_Toc141100196" w:id="341"/>
      <w:del w:author="KEDDANI Leila" w:date="2025-01-20T16:05:00Z" w:id="343">
        <w:r w:rsidRPr="4D21D88E" w:rsidDel="003E6308">
          <w:delText>Gestion documentaire interne</w:delText>
        </w:r>
        <w:bookmarkEnd w:id="340"/>
        <w:bookmarkEnd w:id="341"/>
        <w:r w:rsidRPr="4D21D88E" w:rsidDel="003E6308">
          <w:delText xml:space="preserve"> </w:delText>
        </w:r>
      </w:del>
    </w:p>
    <w:p w:rsidRPr="000432D6" w:rsidR="000432D6" w:rsidDel="003E6308" w:rsidP="000432D6" w:rsidRDefault="000432D6" w14:paraId="581BEF1B" w14:textId="7C1145D4">
      <w:pPr>
        <w:shd w:val="clear" w:color="auto" w:fill="FFFFFF"/>
        <w:spacing w:before="100" w:beforeAutospacing="1" w:after="100" w:afterAutospacing="1" w:line="240" w:lineRule="auto"/>
        <w:jc w:val="left"/>
        <w:rPr>
          <w:del w:author="KEDDANI Leila" w:date="2025-01-20T16:05:00Z" w:id="344"/>
          <w:rFonts w:eastAsia="Times New Roman" w:cstheme="minorHAnsi"/>
          <w:lang w:eastAsia="fr-FR"/>
        </w:rPr>
      </w:pPr>
      <w:bookmarkStart w:name="_Hlk147998493" w:id="345"/>
      <w:del w:author="KEDDANI Leila" w:date="2025-01-20T16:05:00Z" w:id="346">
        <w:r w:rsidRPr="000432D6" w:rsidDel="003E6308">
          <w:rPr>
            <w:rFonts w:eastAsia="Times New Roman" w:cstheme="minorHAnsi"/>
            <w:lang w:eastAsia="fr-FR"/>
          </w:rPr>
          <w:delText xml:space="preserve">Les documents nécessaires à tous les agents de la DSIN (technique, bureautique, fonctionnelle) seront stockés dans un dossier unique et organisés par domaine dans le canal </w:delText>
        </w:r>
        <w:r w:rsidRPr="000432D6" w:rsidDel="003E6308">
          <w:rPr>
            <w:rFonts w:eastAsia="Times New Roman" w:cstheme="minorHAnsi"/>
            <w:b/>
            <w:lang w:eastAsia="fr-FR"/>
          </w:rPr>
          <w:delText>Général\SIH_Referentiel</w:delText>
        </w:r>
        <w:r w:rsidRPr="000432D6" w:rsidDel="003E6308">
          <w:rPr>
            <w:rFonts w:eastAsia="Times New Roman" w:cstheme="minorHAnsi"/>
            <w:lang w:eastAsia="fr-FR"/>
          </w:rPr>
          <w:delText xml:space="preserve"> puis </w:delText>
        </w:r>
        <w:r w:rsidRPr="000432D6" w:rsidDel="003E6308">
          <w:rPr>
            <w:rFonts w:eastAsia="Times New Roman" w:cstheme="minorHAnsi"/>
            <w:b/>
            <w:lang w:eastAsia="fr-FR"/>
          </w:rPr>
          <w:delText>SIHR_Procédure</w:delText>
        </w:r>
        <w:r w:rsidRPr="000432D6" w:rsidDel="003E6308">
          <w:rPr>
            <w:rFonts w:eastAsia="Times New Roman" w:cstheme="minorHAnsi"/>
            <w:lang w:eastAsia="fr-FR"/>
          </w:rPr>
          <w:delText>. Le découpage des dossiers suivra les noms de domaine suivants :</w:delText>
        </w:r>
      </w:del>
    </w:p>
    <w:p w:rsidRPr="000432D6" w:rsidR="000432D6" w:rsidDel="003E6308" w:rsidP="000432D6" w:rsidRDefault="000432D6" w14:paraId="42B0C4DC" w14:textId="40AA528A">
      <w:pPr>
        <w:numPr>
          <w:ilvl w:val="0"/>
          <w:numId w:val="44"/>
        </w:numPr>
        <w:shd w:val="clear" w:color="auto" w:fill="FFFFFF"/>
        <w:spacing w:before="100" w:beforeAutospacing="1" w:after="100" w:afterAutospacing="1" w:line="240" w:lineRule="auto"/>
        <w:jc w:val="left"/>
        <w:rPr>
          <w:del w:author="KEDDANI Leila" w:date="2025-01-20T16:05:00Z" w:id="347"/>
          <w:rFonts w:eastAsia="Times New Roman" w:cstheme="minorHAnsi"/>
          <w:lang w:eastAsia="fr-FR"/>
        </w:rPr>
      </w:pPr>
      <w:del w:author="KEDDANI Leila" w:date="2025-01-20T16:05:00Z" w:id="348">
        <w:r w:rsidRPr="000432D6" w:rsidDel="003E6308">
          <w:rPr>
            <w:rFonts w:eastAsia="Times New Roman" w:cstheme="minorHAnsi"/>
            <w:lang w:eastAsia="fr-FR"/>
          </w:rPr>
          <w:delText>DPI : Dossier patient informatisé</w:delText>
        </w:r>
      </w:del>
    </w:p>
    <w:p w:rsidRPr="000432D6" w:rsidR="000432D6" w:rsidDel="003E6308" w:rsidP="000432D6" w:rsidRDefault="000432D6" w14:paraId="127D14E6" w14:textId="20F1032D">
      <w:pPr>
        <w:numPr>
          <w:ilvl w:val="0"/>
          <w:numId w:val="44"/>
        </w:numPr>
        <w:shd w:val="clear" w:color="auto" w:fill="FFFFFF"/>
        <w:spacing w:before="100" w:beforeAutospacing="1" w:after="100" w:afterAutospacing="1" w:line="240" w:lineRule="auto"/>
        <w:jc w:val="left"/>
        <w:rPr>
          <w:del w:author="KEDDANI Leila" w:date="2025-01-20T16:05:00Z" w:id="349"/>
          <w:rFonts w:eastAsia="Times New Roman" w:cstheme="minorHAnsi"/>
          <w:lang w:eastAsia="fr-FR"/>
        </w:rPr>
      </w:pPr>
      <w:del w:author="KEDDANI Leila" w:date="2025-01-20T16:05:00Z" w:id="350">
        <w:r w:rsidRPr="000432D6" w:rsidDel="003E6308">
          <w:rPr>
            <w:rFonts w:eastAsia="Times New Roman" w:cstheme="minorHAnsi"/>
            <w:lang w:eastAsia="fr-FR"/>
          </w:rPr>
          <w:delText>ITEROP : Interface/interopérabilité</w:delText>
        </w:r>
      </w:del>
    </w:p>
    <w:p w:rsidRPr="000432D6" w:rsidR="000432D6" w:rsidDel="003E6308" w:rsidP="000432D6" w:rsidRDefault="000432D6" w14:paraId="63978163" w14:textId="6120CE08">
      <w:pPr>
        <w:numPr>
          <w:ilvl w:val="0"/>
          <w:numId w:val="44"/>
        </w:numPr>
        <w:shd w:val="clear" w:color="auto" w:fill="FFFFFF"/>
        <w:spacing w:before="100" w:beforeAutospacing="1" w:after="100" w:afterAutospacing="1" w:line="240" w:lineRule="auto"/>
        <w:jc w:val="left"/>
        <w:rPr>
          <w:del w:author="KEDDANI Leila" w:date="2025-01-20T16:05:00Z" w:id="351"/>
          <w:rFonts w:eastAsia="Times New Roman" w:cstheme="minorHAnsi"/>
          <w:lang w:eastAsia="fr-FR"/>
        </w:rPr>
      </w:pPr>
      <w:del w:author="KEDDANI Leila" w:date="2025-01-20T16:05:00Z" w:id="352">
        <w:r w:rsidRPr="000432D6" w:rsidDel="003E6308">
          <w:rPr>
            <w:rFonts w:eastAsia="Times New Roman" w:cstheme="minorHAnsi"/>
            <w:lang w:eastAsia="fr-FR"/>
          </w:rPr>
          <w:delText>MTECH : Médico-technique</w:delText>
        </w:r>
      </w:del>
    </w:p>
    <w:p w:rsidRPr="000432D6" w:rsidR="000432D6" w:rsidDel="003E6308" w:rsidP="000432D6" w:rsidRDefault="000432D6" w14:paraId="464B97E5" w14:textId="36D73207">
      <w:pPr>
        <w:numPr>
          <w:ilvl w:val="0"/>
          <w:numId w:val="44"/>
        </w:numPr>
        <w:shd w:val="clear" w:color="auto" w:fill="FFFFFF"/>
        <w:spacing w:before="100" w:beforeAutospacing="1" w:after="100" w:afterAutospacing="1" w:line="240" w:lineRule="auto"/>
        <w:jc w:val="left"/>
        <w:rPr>
          <w:del w:author="KEDDANI Leila" w:date="2025-01-20T16:05:00Z" w:id="353"/>
          <w:rFonts w:eastAsia="Times New Roman" w:cstheme="minorHAnsi"/>
          <w:lang w:eastAsia="fr-FR"/>
        </w:rPr>
      </w:pPr>
      <w:del w:author="KEDDANI Leila" w:date="2025-01-20T16:05:00Z" w:id="354">
        <w:r w:rsidRPr="000432D6" w:rsidDel="003E6308">
          <w:rPr>
            <w:rFonts w:eastAsia="Times New Roman" w:cstheme="minorHAnsi"/>
            <w:lang w:eastAsia="fr-FR"/>
          </w:rPr>
          <w:delText>ADMIN : Administratif</w:delText>
        </w:r>
      </w:del>
    </w:p>
    <w:p w:rsidRPr="000432D6" w:rsidR="000432D6" w:rsidDel="003E6308" w:rsidP="000432D6" w:rsidRDefault="000432D6" w14:paraId="5D0EF95E" w14:textId="39F60AC0">
      <w:pPr>
        <w:numPr>
          <w:ilvl w:val="0"/>
          <w:numId w:val="44"/>
        </w:numPr>
        <w:shd w:val="clear" w:color="auto" w:fill="FFFFFF"/>
        <w:spacing w:before="100" w:beforeAutospacing="1" w:after="100" w:afterAutospacing="1" w:line="240" w:lineRule="auto"/>
        <w:jc w:val="left"/>
        <w:rPr>
          <w:del w:author="KEDDANI Leila" w:date="2025-01-20T16:05:00Z" w:id="355"/>
          <w:rFonts w:eastAsia="Times New Roman" w:cstheme="minorHAnsi"/>
          <w:lang w:eastAsia="fr-FR"/>
        </w:rPr>
      </w:pPr>
      <w:del w:author="KEDDANI Leila" w:date="2025-01-20T16:05:00Z" w:id="356">
        <w:r w:rsidRPr="000432D6" w:rsidDel="003E6308">
          <w:rPr>
            <w:rFonts w:eastAsia="Times New Roman" w:cstheme="minorHAnsi"/>
            <w:lang w:eastAsia="fr-FR"/>
          </w:rPr>
          <w:delText>PTI : Poste de travail informatique</w:delText>
        </w:r>
      </w:del>
    </w:p>
    <w:p w:rsidRPr="000432D6" w:rsidR="000432D6" w:rsidDel="003E6308" w:rsidP="000432D6" w:rsidRDefault="000432D6" w14:paraId="22816870" w14:textId="454C4571">
      <w:pPr>
        <w:numPr>
          <w:ilvl w:val="0"/>
          <w:numId w:val="44"/>
        </w:numPr>
        <w:shd w:val="clear" w:color="auto" w:fill="FFFFFF"/>
        <w:spacing w:before="100" w:beforeAutospacing="1" w:after="100" w:afterAutospacing="1" w:line="240" w:lineRule="auto"/>
        <w:jc w:val="left"/>
        <w:rPr>
          <w:del w:author="KEDDANI Leila" w:date="2025-01-20T16:05:00Z" w:id="357"/>
          <w:rFonts w:eastAsia="Times New Roman" w:cstheme="minorHAnsi"/>
          <w:lang w:eastAsia="fr-FR"/>
        </w:rPr>
      </w:pPr>
      <w:del w:author="KEDDANI Leila" w:date="2025-01-20T16:05:00Z" w:id="358">
        <w:r w:rsidRPr="000432D6" w:rsidDel="003E6308">
          <w:rPr>
            <w:rFonts w:eastAsia="Times New Roman" w:cstheme="minorHAnsi"/>
            <w:lang w:eastAsia="fr-FR"/>
          </w:rPr>
          <w:delText>INFRA : Infrastructure</w:delText>
        </w:r>
      </w:del>
    </w:p>
    <w:p w:rsidRPr="000432D6" w:rsidR="000432D6" w:rsidDel="003E6308" w:rsidP="000432D6" w:rsidRDefault="000432D6" w14:paraId="599049A2" w14:textId="1144EB5E">
      <w:pPr>
        <w:numPr>
          <w:ilvl w:val="0"/>
          <w:numId w:val="44"/>
        </w:numPr>
        <w:shd w:val="clear" w:color="auto" w:fill="FFFFFF"/>
        <w:spacing w:before="100" w:beforeAutospacing="1" w:after="100" w:afterAutospacing="1" w:line="240" w:lineRule="auto"/>
        <w:jc w:val="left"/>
        <w:rPr>
          <w:del w:author="KEDDANI Leila" w:date="2025-01-20T16:05:00Z" w:id="359"/>
          <w:rFonts w:eastAsia="Times New Roman" w:cstheme="minorHAnsi"/>
          <w:lang w:eastAsia="fr-FR"/>
        </w:rPr>
      </w:pPr>
      <w:del w:author="KEDDANI Leila" w:date="2025-01-20T16:05:00Z" w:id="360">
        <w:r w:rsidRPr="000432D6" w:rsidDel="003E6308">
          <w:rPr>
            <w:rFonts w:eastAsia="Times New Roman" w:cstheme="minorHAnsi"/>
            <w:lang w:eastAsia="fr-FR"/>
          </w:rPr>
          <w:delText>SQGDR : Sécurité/qualité gestion des risques</w:delText>
        </w:r>
      </w:del>
    </w:p>
    <w:p w:rsidRPr="000432D6" w:rsidR="000432D6" w:rsidDel="003E6308" w:rsidP="000432D6" w:rsidRDefault="000432D6" w14:paraId="0F65A77E" w14:textId="1098AC0B">
      <w:pPr>
        <w:numPr>
          <w:ilvl w:val="0"/>
          <w:numId w:val="44"/>
        </w:numPr>
        <w:shd w:val="clear" w:color="auto" w:fill="FFFFFF"/>
        <w:spacing w:before="100" w:beforeAutospacing="1" w:after="100" w:afterAutospacing="1" w:line="240" w:lineRule="auto"/>
        <w:jc w:val="left"/>
        <w:rPr>
          <w:del w:author="KEDDANI Leila" w:date="2025-01-20T16:05:00Z" w:id="361"/>
          <w:rFonts w:eastAsia="Times New Roman" w:cstheme="minorHAnsi"/>
          <w:lang w:eastAsia="fr-FR"/>
        </w:rPr>
      </w:pPr>
      <w:del w:author="KEDDANI Leila" w:date="2025-01-20T16:05:00Z" w:id="362">
        <w:r w:rsidRPr="000432D6" w:rsidDel="003E6308">
          <w:rPr>
            <w:rFonts w:eastAsia="Times New Roman" w:cstheme="minorHAnsi"/>
            <w:lang w:eastAsia="fr-FR"/>
          </w:rPr>
          <w:delText>GENERALE : Pour les documents touchant toute la DSIN</w:delText>
        </w:r>
      </w:del>
    </w:p>
    <w:p w:rsidRPr="000432D6" w:rsidR="000432D6" w:rsidDel="003E6308" w:rsidP="000432D6" w:rsidRDefault="000432D6" w14:paraId="49D745DE" w14:textId="5E2CA53F">
      <w:pPr>
        <w:shd w:val="clear" w:color="auto" w:fill="FFFFFF"/>
        <w:spacing w:before="100" w:beforeAutospacing="1" w:after="100" w:afterAutospacing="1" w:line="240" w:lineRule="auto"/>
        <w:jc w:val="left"/>
        <w:rPr>
          <w:del w:author="KEDDANI Leila" w:date="2025-01-20T16:05:00Z" w:id="363"/>
          <w:rFonts w:eastAsia="Times New Roman" w:cstheme="minorHAnsi"/>
          <w:lang w:eastAsia="fr-FR"/>
        </w:rPr>
      </w:pPr>
      <w:del w:author="KEDDANI Leila" w:date="2025-01-20T16:05:00Z" w:id="364">
        <w:r w:rsidRPr="000432D6" w:rsidDel="003E6308">
          <w:rPr>
            <w:rFonts w:eastAsia="Times New Roman" w:cstheme="minorHAnsi"/>
            <w:lang w:eastAsia="fr-FR"/>
          </w:rPr>
          <w:delText>Chaque dossier regroupera l'ensemble de la documentation technique et fonctionnelle, des procédures d'installation, d'exploitation, des modes opératoires, de la documentation utilisateur, etc. Chaque dossier contiendra également un dossier d'archives dans lequel seront stockés les anciens documents sans aucun classement. L'idée est de faciliter un archivage rapide afin de n'avoir dans le répertoire que les documents opérationnels. L'essentiel est de bien appliquer la nomenclature des documents.</w:delText>
        </w:r>
      </w:del>
    </w:p>
    <w:p w:rsidRPr="000432D6" w:rsidR="000432D6" w:rsidDel="003E6308" w:rsidP="000432D6" w:rsidRDefault="000432D6" w14:paraId="62A03F38" w14:textId="4558EE26">
      <w:pPr>
        <w:shd w:val="clear" w:color="auto" w:fill="FFFFFF"/>
        <w:spacing w:before="100" w:beforeAutospacing="1" w:after="100" w:afterAutospacing="1" w:line="240" w:lineRule="auto"/>
        <w:jc w:val="left"/>
        <w:rPr>
          <w:del w:author="KEDDANI Leila" w:date="2025-01-20T16:05:00Z" w:id="365"/>
          <w:rFonts w:eastAsia="Times New Roman" w:cstheme="minorHAnsi"/>
          <w:lang w:eastAsia="fr-FR"/>
        </w:rPr>
      </w:pPr>
      <w:del w:author="KEDDANI Leila" w:date="2025-01-20T16:05:00Z" w:id="366">
        <w:r w:rsidRPr="000432D6" w:rsidDel="003E6308">
          <w:rPr>
            <w:rFonts w:eastAsia="Times New Roman" w:cstheme="minorHAnsi"/>
            <w:lang w:eastAsia="fr-FR"/>
          </w:rPr>
          <w:delText xml:space="preserve">En fin de projet, la documentation utile pour le MCO doit être transférée dans le dossier de l'application dans le répertoire </w:delText>
        </w:r>
        <w:r w:rsidRPr="000432D6" w:rsidDel="003E6308">
          <w:rPr>
            <w:rFonts w:eastAsia="Times New Roman" w:cstheme="minorHAnsi"/>
            <w:b/>
            <w:lang w:eastAsia="fr-FR"/>
          </w:rPr>
          <w:delText>SIHR_Procedures.</w:delText>
        </w:r>
      </w:del>
    </w:p>
    <w:p w:rsidRPr="000432D6" w:rsidR="000432D6" w:rsidDel="003E6308" w:rsidP="000432D6" w:rsidRDefault="000432D6" w14:paraId="38A644ED" w14:textId="0D3D97CF">
      <w:pPr>
        <w:shd w:val="clear" w:color="auto" w:fill="FFFFFF"/>
        <w:spacing w:before="100" w:beforeAutospacing="1" w:after="100" w:afterAutospacing="1" w:line="240" w:lineRule="auto"/>
        <w:jc w:val="left"/>
        <w:rPr>
          <w:del w:author="KEDDANI Leila" w:date="2025-01-20T16:05:00Z" w:id="367"/>
          <w:rFonts w:eastAsia="Times New Roman" w:cstheme="minorHAnsi"/>
          <w:lang w:eastAsia="fr-FR"/>
        </w:rPr>
      </w:pPr>
      <w:del w:author="KEDDANI Leila" w:date="2025-01-20T16:05:00Z" w:id="368">
        <w:r w:rsidRPr="000432D6" w:rsidDel="003E6308">
          <w:rPr>
            <w:rFonts w:eastAsia="Times New Roman" w:cstheme="minorHAnsi"/>
            <w:lang w:eastAsia="fr-FR"/>
          </w:rPr>
          <w:delText xml:space="preserve">Le référencement des documents doit respecter les règles suivantes : </w:delText>
        </w:r>
        <w:r w:rsidRPr="000432D6" w:rsidDel="003E6308">
          <w:rPr>
            <w:rFonts w:eastAsia="Times New Roman" w:cstheme="minorHAnsi"/>
            <w:b/>
            <w:lang w:eastAsia="fr-FR"/>
          </w:rPr>
          <w:delText>ETS_Domaine_Application_Version-Libellé explicite du document</w:delText>
        </w:r>
        <w:r w:rsidRPr="000432D6" w:rsidDel="003E6308">
          <w:rPr>
            <w:rFonts w:eastAsia="Times New Roman" w:cstheme="minorHAnsi"/>
            <w:lang w:eastAsia="fr-FR"/>
          </w:rPr>
          <w:delText>. Où ETS représente le site/établissement :</w:delText>
        </w:r>
      </w:del>
    </w:p>
    <w:p w:rsidRPr="000432D6" w:rsidR="000432D6" w:rsidDel="003E6308" w:rsidP="000432D6" w:rsidRDefault="000432D6" w14:paraId="5DAEFC0E" w14:textId="7CE1B485">
      <w:pPr>
        <w:numPr>
          <w:ilvl w:val="0"/>
          <w:numId w:val="45"/>
        </w:numPr>
        <w:shd w:val="clear" w:color="auto" w:fill="FFFFFF"/>
        <w:spacing w:before="100" w:beforeAutospacing="1" w:after="100" w:afterAutospacing="1" w:line="240" w:lineRule="auto"/>
        <w:jc w:val="left"/>
        <w:rPr>
          <w:del w:author="KEDDANI Leila" w:date="2025-01-20T16:05:00Z" w:id="369"/>
          <w:rFonts w:eastAsia="Times New Roman" w:cstheme="minorHAnsi"/>
          <w:lang w:eastAsia="fr-FR"/>
        </w:rPr>
      </w:pPr>
      <w:del w:author="KEDDANI Leila" w:date="2025-01-20T16:05:00Z" w:id="370">
        <w:r w:rsidRPr="000432D6" w:rsidDel="003E6308">
          <w:rPr>
            <w:rFonts w:eastAsia="Times New Roman" w:cstheme="minorHAnsi"/>
            <w:lang w:eastAsia="fr-FR"/>
          </w:rPr>
          <w:delText>PDF : GHT Plaine De France</w:delText>
        </w:r>
      </w:del>
    </w:p>
    <w:p w:rsidRPr="000432D6" w:rsidR="000432D6" w:rsidDel="003E6308" w:rsidP="000432D6" w:rsidRDefault="000432D6" w14:paraId="1D089BA0" w14:textId="515AEE88">
      <w:pPr>
        <w:numPr>
          <w:ilvl w:val="0"/>
          <w:numId w:val="45"/>
        </w:numPr>
        <w:shd w:val="clear" w:color="auto" w:fill="FFFFFF"/>
        <w:spacing w:before="100" w:beforeAutospacing="1" w:after="100" w:afterAutospacing="1" w:line="240" w:lineRule="auto"/>
        <w:jc w:val="left"/>
        <w:rPr>
          <w:del w:author="KEDDANI Leila" w:date="2025-01-20T16:05:00Z" w:id="371"/>
          <w:rFonts w:eastAsia="Times New Roman" w:cstheme="minorHAnsi"/>
          <w:lang w:eastAsia="fr-FR"/>
        </w:rPr>
      </w:pPr>
      <w:del w:author="KEDDANI Leila" w:date="2025-01-20T16:05:00Z" w:id="372">
        <w:r w:rsidRPr="000432D6" w:rsidDel="003E6308">
          <w:rPr>
            <w:rFonts w:eastAsia="Times New Roman" w:cstheme="minorHAnsi"/>
            <w:lang w:eastAsia="fr-FR"/>
          </w:rPr>
          <w:delText>SD : Saint-Denis</w:delText>
        </w:r>
      </w:del>
    </w:p>
    <w:p w:rsidRPr="000432D6" w:rsidR="000432D6" w:rsidDel="003E6308" w:rsidP="000432D6" w:rsidRDefault="000432D6" w14:paraId="6E470A3C" w14:textId="7BB1B0C7">
      <w:pPr>
        <w:numPr>
          <w:ilvl w:val="0"/>
          <w:numId w:val="45"/>
        </w:numPr>
        <w:shd w:val="clear" w:color="auto" w:fill="FFFFFF"/>
        <w:spacing w:before="100" w:beforeAutospacing="1" w:after="100" w:afterAutospacing="1" w:line="240" w:lineRule="auto"/>
        <w:jc w:val="left"/>
        <w:rPr>
          <w:del w:author="KEDDANI Leila" w:date="2025-01-20T16:05:00Z" w:id="373"/>
          <w:rFonts w:eastAsia="Times New Roman" w:cstheme="minorHAnsi"/>
          <w:lang w:eastAsia="fr-FR"/>
        </w:rPr>
      </w:pPr>
      <w:del w:author="KEDDANI Leila" w:date="2025-01-20T16:05:00Z" w:id="374">
        <w:r w:rsidRPr="000432D6" w:rsidDel="003E6308">
          <w:rPr>
            <w:rFonts w:eastAsia="Times New Roman" w:cstheme="minorHAnsi"/>
            <w:lang w:eastAsia="fr-FR"/>
          </w:rPr>
          <w:delText>GO : Gonesse</w:delText>
        </w:r>
      </w:del>
    </w:p>
    <w:p w:rsidRPr="000432D6" w:rsidR="000432D6" w:rsidDel="003E6308" w:rsidP="000432D6" w:rsidRDefault="000432D6" w14:paraId="36609A15" w14:textId="6EFA7A29">
      <w:pPr>
        <w:shd w:val="clear" w:color="auto" w:fill="FFFFFF"/>
        <w:spacing w:before="100" w:beforeAutospacing="1" w:after="100" w:afterAutospacing="1" w:line="240" w:lineRule="auto"/>
        <w:jc w:val="left"/>
        <w:rPr>
          <w:del w:author="KEDDANI Leila" w:date="2025-01-20T16:05:00Z" w:id="375"/>
          <w:rFonts w:eastAsia="Times New Roman" w:cstheme="minorHAnsi"/>
          <w:lang w:eastAsia="fr-FR"/>
        </w:rPr>
      </w:pPr>
      <w:del w:author="KEDDANI Leila" w:date="2025-01-20T16:05:00Z" w:id="376">
        <w:r w:rsidRPr="000432D6" w:rsidDel="003E6308">
          <w:rPr>
            <w:rFonts w:eastAsia="Times New Roman" w:cstheme="minorHAnsi"/>
            <w:lang w:eastAsia="fr-FR"/>
          </w:rPr>
          <w:delText>Les domaines sont :</w:delText>
        </w:r>
      </w:del>
    </w:p>
    <w:p w:rsidRPr="000432D6" w:rsidR="000432D6" w:rsidDel="003E6308" w:rsidP="000432D6" w:rsidRDefault="000432D6" w14:paraId="3303DBE4" w14:textId="5D10CDE6">
      <w:pPr>
        <w:numPr>
          <w:ilvl w:val="0"/>
          <w:numId w:val="46"/>
        </w:numPr>
        <w:shd w:val="clear" w:color="auto" w:fill="FFFFFF"/>
        <w:spacing w:before="100" w:beforeAutospacing="1" w:after="100" w:afterAutospacing="1" w:line="240" w:lineRule="auto"/>
        <w:jc w:val="left"/>
        <w:rPr>
          <w:del w:author="KEDDANI Leila" w:date="2025-01-20T16:05:00Z" w:id="377"/>
          <w:rFonts w:eastAsia="Times New Roman" w:cstheme="minorHAnsi"/>
          <w:lang w:eastAsia="fr-FR"/>
        </w:rPr>
      </w:pPr>
      <w:del w:author="KEDDANI Leila" w:date="2025-01-20T16:05:00Z" w:id="378">
        <w:r w:rsidRPr="000432D6" w:rsidDel="003E6308">
          <w:rPr>
            <w:rFonts w:eastAsia="Times New Roman" w:cstheme="minorHAnsi"/>
            <w:lang w:eastAsia="fr-FR"/>
          </w:rPr>
          <w:delText>DPI : Dossier patient informatisé</w:delText>
        </w:r>
      </w:del>
    </w:p>
    <w:p w:rsidRPr="000432D6" w:rsidR="000432D6" w:rsidDel="003E6308" w:rsidP="000432D6" w:rsidRDefault="000432D6" w14:paraId="36177F83" w14:textId="6D387DBB">
      <w:pPr>
        <w:numPr>
          <w:ilvl w:val="0"/>
          <w:numId w:val="46"/>
        </w:numPr>
        <w:shd w:val="clear" w:color="auto" w:fill="FFFFFF"/>
        <w:spacing w:before="100" w:beforeAutospacing="1" w:after="100" w:afterAutospacing="1" w:line="240" w:lineRule="auto"/>
        <w:jc w:val="left"/>
        <w:rPr>
          <w:del w:author="KEDDANI Leila" w:date="2025-01-20T16:05:00Z" w:id="379"/>
          <w:rFonts w:eastAsia="Times New Roman" w:cstheme="minorHAnsi"/>
          <w:lang w:eastAsia="fr-FR"/>
        </w:rPr>
      </w:pPr>
      <w:del w:author="KEDDANI Leila" w:date="2025-01-20T16:05:00Z" w:id="380">
        <w:r w:rsidRPr="000432D6" w:rsidDel="003E6308">
          <w:rPr>
            <w:rFonts w:eastAsia="Times New Roman" w:cstheme="minorHAnsi"/>
            <w:lang w:eastAsia="fr-FR"/>
          </w:rPr>
          <w:delText>ITF : Interface</w:delText>
        </w:r>
      </w:del>
    </w:p>
    <w:p w:rsidRPr="000432D6" w:rsidR="000432D6" w:rsidDel="003E6308" w:rsidP="000432D6" w:rsidRDefault="000432D6" w14:paraId="3E839B95" w14:textId="0E1F3A20">
      <w:pPr>
        <w:numPr>
          <w:ilvl w:val="0"/>
          <w:numId w:val="46"/>
        </w:numPr>
        <w:shd w:val="clear" w:color="auto" w:fill="FFFFFF"/>
        <w:spacing w:before="100" w:beforeAutospacing="1" w:after="100" w:afterAutospacing="1" w:line="240" w:lineRule="auto"/>
        <w:jc w:val="left"/>
        <w:rPr>
          <w:del w:author="KEDDANI Leila" w:date="2025-01-20T16:05:00Z" w:id="381"/>
          <w:rFonts w:eastAsia="Times New Roman" w:cstheme="minorHAnsi"/>
          <w:lang w:eastAsia="fr-FR"/>
        </w:rPr>
      </w:pPr>
      <w:del w:author="KEDDANI Leila" w:date="2025-01-20T16:05:00Z" w:id="382">
        <w:r w:rsidRPr="000432D6" w:rsidDel="003E6308">
          <w:rPr>
            <w:rFonts w:eastAsia="Times New Roman" w:cstheme="minorHAnsi"/>
            <w:lang w:eastAsia="fr-FR"/>
          </w:rPr>
          <w:delText>PTI : Poste de travail informatique</w:delText>
        </w:r>
      </w:del>
    </w:p>
    <w:p w:rsidRPr="000432D6" w:rsidR="000432D6" w:rsidDel="003E6308" w:rsidP="000432D6" w:rsidRDefault="000432D6" w14:paraId="59F4788C" w14:textId="7512134D">
      <w:pPr>
        <w:numPr>
          <w:ilvl w:val="0"/>
          <w:numId w:val="46"/>
        </w:numPr>
        <w:shd w:val="clear" w:color="auto" w:fill="FFFFFF"/>
        <w:spacing w:before="100" w:beforeAutospacing="1" w:after="100" w:afterAutospacing="1" w:line="240" w:lineRule="auto"/>
        <w:jc w:val="left"/>
        <w:rPr>
          <w:del w:author="KEDDANI Leila" w:date="2025-01-20T16:05:00Z" w:id="383"/>
          <w:rFonts w:eastAsia="Times New Roman" w:cstheme="minorHAnsi"/>
          <w:lang w:eastAsia="fr-FR"/>
        </w:rPr>
      </w:pPr>
      <w:del w:author="KEDDANI Leila" w:date="2025-01-20T16:05:00Z" w:id="384">
        <w:r w:rsidRPr="000432D6" w:rsidDel="003E6308">
          <w:rPr>
            <w:rFonts w:eastAsia="Times New Roman" w:cstheme="minorHAnsi"/>
            <w:lang w:eastAsia="fr-FR"/>
          </w:rPr>
          <w:delText>MTECH : Médico-technique</w:delText>
        </w:r>
      </w:del>
    </w:p>
    <w:p w:rsidRPr="000432D6" w:rsidR="000432D6" w:rsidDel="003E6308" w:rsidP="000432D6" w:rsidRDefault="000432D6" w14:paraId="12C16F66" w14:textId="07D41B8C">
      <w:pPr>
        <w:numPr>
          <w:ilvl w:val="0"/>
          <w:numId w:val="46"/>
        </w:numPr>
        <w:shd w:val="clear" w:color="auto" w:fill="FFFFFF"/>
        <w:spacing w:before="100" w:beforeAutospacing="1" w:after="100" w:afterAutospacing="1" w:line="240" w:lineRule="auto"/>
        <w:jc w:val="left"/>
        <w:rPr>
          <w:del w:author="KEDDANI Leila" w:date="2025-01-20T16:05:00Z" w:id="385"/>
          <w:rFonts w:eastAsia="Times New Roman" w:cstheme="minorHAnsi"/>
          <w:lang w:eastAsia="fr-FR"/>
        </w:rPr>
      </w:pPr>
      <w:del w:author="KEDDANI Leila" w:date="2025-01-20T16:05:00Z" w:id="386">
        <w:r w:rsidRPr="000432D6" w:rsidDel="003E6308">
          <w:rPr>
            <w:rFonts w:eastAsia="Times New Roman" w:cstheme="minorHAnsi"/>
            <w:lang w:eastAsia="fr-FR"/>
          </w:rPr>
          <w:delText>SEC : Sécurité</w:delText>
        </w:r>
      </w:del>
    </w:p>
    <w:p w:rsidRPr="000432D6" w:rsidR="000432D6" w:rsidDel="003E6308" w:rsidP="000432D6" w:rsidRDefault="000432D6" w14:paraId="21DB5C0C" w14:textId="57F2C5CD">
      <w:pPr>
        <w:numPr>
          <w:ilvl w:val="0"/>
          <w:numId w:val="46"/>
        </w:numPr>
        <w:shd w:val="clear" w:color="auto" w:fill="FFFFFF"/>
        <w:spacing w:before="100" w:beforeAutospacing="1" w:after="100" w:afterAutospacing="1" w:line="240" w:lineRule="auto"/>
        <w:jc w:val="left"/>
        <w:rPr>
          <w:del w:author="KEDDANI Leila" w:date="2025-01-20T16:05:00Z" w:id="387"/>
          <w:rFonts w:eastAsia="Times New Roman" w:cstheme="minorHAnsi"/>
          <w:lang w:eastAsia="fr-FR"/>
        </w:rPr>
      </w:pPr>
      <w:del w:author="KEDDANI Leila" w:date="2025-01-20T16:05:00Z" w:id="388">
        <w:r w:rsidRPr="000432D6" w:rsidDel="003E6308">
          <w:rPr>
            <w:rFonts w:eastAsia="Times New Roman" w:cstheme="minorHAnsi"/>
            <w:lang w:eastAsia="fr-FR"/>
          </w:rPr>
          <w:delText>INFRA : Infrastructure</w:delText>
        </w:r>
      </w:del>
    </w:p>
    <w:p w:rsidRPr="000432D6" w:rsidR="000432D6" w:rsidDel="003E6308" w:rsidP="52C178AA" w:rsidRDefault="000432D6" w14:paraId="7766F07A" w14:textId="38C5A1C8">
      <w:pPr>
        <w:numPr>
          <w:ilvl w:val="0"/>
          <w:numId w:val="46"/>
        </w:numPr>
        <w:shd w:val="clear" w:color="auto" w:fill="FFFFFF" w:themeFill="background1"/>
        <w:spacing w:before="100" w:beforeAutospacing="1" w:after="100" w:afterAutospacing="1" w:line="240" w:lineRule="auto"/>
        <w:jc w:val="left"/>
        <w:rPr>
          <w:ins w:author="BANCHET Sandrine" w:date="2024-07-17T07:54:00Z" w:id="389"/>
          <w:del w:author="KEDDANI Leila" w:date="2025-01-20T16:05:00Z" w:id="390"/>
          <w:rFonts w:eastAsia="Times New Roman"/>
          <w:lang w:eastAsia="fr-FR"/>
        </w:rPr>
      </w:pPr>
      <w:del w:author="KEDDANI Leila" w:date="2025-01-20T16:05:00Z" w:id="391">
        <w:r w:rsidRPr="52C178AA" w:rsidDel="003E6308">
          <w:rPr>
            <w:rFonts w:eastAsia="Times New Roman"/>
            <w:lang w:eastAsia="fr-FR"/>
          </w:rPr>
          <w:delText>DSIN : Direction des systèmes d’information et du numérique</w:delText>
        </w:r>
      </w:del>
    </w:p>
    <w:p w:rsidR="631D356A" w:rsidDel="003E6308" w:rsidP="52C178AA" w:rsidRDefault="631D356A" w14:paraId="53FB3511" w14:textId="15DB3398">
      <w:pPr>
        <w:numPr>
          <w:ilvl w:val="0"/>
          <w:numId w:val="46"/>
        </w:numPr>
        <w:shd w:val="clear" w:color="auto" w:fill="FFFFFF" w:themeFill="background1"/>
        <w:spacing w:beforeAutospacing="1" w:afterAutospacing="1" w:line="240" w:lineRule="auto"/>
        <w:jc w:val="left"/>
        <w:rPr>
          <w:del w:author="KEDDANI Leila" w:date="2025-01-20T16:05:00Z" w:id="392"/>
          <w:rFonts w:eastAsia="Times New Roman"/>
          <w:lang w:eastAsia="fr-FR"/>
        </w:rPr>
      </w:pPr>
      <w:del w:author="KEDDANI Leila" w:date="2025-01-20T16:05:00Z" w:id="393">
        <w:ins w:author="BANCHET Sandrine" w:date="2024-07-17T07:54:00Z" w:id="394">
          <w:r w:rsidRPr="52C178AA" w:rsidDel="003E6308">
            <w:rPr>
              <w:rFonts w:eastAsia="Times New Roman"/>
              <w:lang w:eastAsia="fr-FR"/>
            </w:rPr>
            <w:delText>A</w:delText>
          </w:r>
        </w:ins>
        <w:ins w:author="BANCHET Sandrine" w:date="2024-07-17T07:55:00Z" w:id="395">
          <w:r w:rsidRPr="52C178AA" w:rsidDel="003E6308">
            <w:rPr>
              <w:rFonts w:eastAsia="Times New Roman"/>
              <w:lang w:eastAsia="fr-FR"/>
            </w:rPr>
            <w:delText>DMIN : Administratif</w:delText>
          </w:r>
        </w:ins>
      </w:del>
    </w:p>
    <w:p w:rsidR="52C178AA" w:rsidDel="003E6308" w:rsidRDefault="52C178AA" w14:paraId="2450D378" w14:textId="15570E23">
      <w:pPr>
        <w:shd w:val="clear" w:color="auto" w:fill="FFFFFF" w:themeFill="background1"/>
        <w:spacing w:beforeAutospacing="1" w:afterAutospacing="1" w:line="240" w:lineRule="auto"/>
        <w:jc w:val="left"/>
        <w:rPr>
          <w:del w:author="KEDDANI Leila" w:date="2025-01-20T16:05:00Z" w:id="396"/>
          <w:rFonts w:eastAsia="Times New Roman"/>
          <w:lang w:eastAsia="fr-FR"/>
        </w:rPr>
        <w:pPrChange w:author="BANCHET Sandrine" w:date="2024-07-17T07:54:00Z" w:id="397">
          <w:pPr>
            <w:spacing w:beforeAutospacing="1" w:afterAutospacing="1" w:line="240" w:lineRule="auto"/>
            <w:ind w:left="708"/>
            <w:jc w:val="left"/>
          </w:pPr>
        </w:pPrChange>
      </w:pPr>
    </w:p>
    <w:p w:rsidRPr="000432D6" w:rsidR="000432D6" w:rsidDel="003E6308" w:rsidP="000432D6" w:rsidRDefault="000432D6" w14:paraId="43247A65" w14:textId="4F72A143">
      <w:pPr>
        <w:shd w:val="clear" w:color="auto" w:fill="FFFFFF"/>
        <w:spacing w:before="100" w:beforeAutospacing="1" w:after="100" w:afterAutospacing="1" w:line="240" w:lineRule="auto"/>
        <w:jc w:val="left"/>
        <w:rPr>
          <w:del w:author="KEDDANI Leila" w:date="2025-01-20T16:05:00Z" w:id="398"/>
          <w:rFonts w:eastAsia="Times New Roman" w:cstheme="minorHAnsi"/>
          <w:lang w:eastAsia="fr-FR"/>
        </w:rPr>
      </w:pPr>
      <w:del w:author="KEDDANI Leila" w:date="2025-01-20T16:05:00Z" w:id="399">
        <w:r w:rsidRPr="000432D6" w:rsidDel="003E6308">
          <w:rPr>
            <w:rFonts w:eastAsia="Times New Roman" w:cstheme="minorHAnsi"/>
            <w:lang w:eastAsia="fr-FR"/>
          </w:rPr>
          <w:delText>Le code DSIN est utilisé pour les documents couvrant tous les domaines.</w:delText>
        </w:r>
        <w:r w:rsidDel="003E6308">
          <w:rPr>
            <w:rFonts w:eastAsia="Times New Roman" w:cstheme="minorHAnsi"/>
            <w:lang w:eastAsia="fr-FR"/>
          </w:rPr>
          <w:delText xml:space="preserve"> </w:delText>
        </w:r>
        <w:r w:rsidRPr="000432D6" w:rsidDel="003E6308">
          <w:rPr>
            <w:rFonts w:eastAsia="Times New Roman" w:cstheme="minorHAnsi"/>
            <w:lang w:eastAsia="fr-FR"/>
          </w:rPr>
          <w:delText>Tous les documents ne sont pas nécessairement liés à une application, mais elle doit figurer dans la référence du document, le cas échéant. Exemple :</w:delText>
        </w:r>
      </w:del>
    </w:p>
    <w:p w:rsidRPr="000432D6" w:rsidR="000432D6" w:rsidDel="003E6308" w:rsidP="000432D6" w:rsidRDefault="000432D6" w14:paraId="69785B1E" w14:textId="7AC3603D">
      <w:pPr>
        <w:numPr>
          <w:ilvl w:val="0"/>
          <w:numId w:val="47"/>
        </w:numPr>
        <w:shd w:val="clear" w:color="auto" w:fill="FFFFFF"/>
        <w:spacing w:before="100" w:beforeAutospacing="1" w:after="100" w:afterAutospacing="1" w:line="240" w:lineRule="auto"/>
        <w:jc w:val="left"/>
        <w:rPr>
          <w:del w:author="KEDDANI Leila" w:date="2025-01-20T16:05:00Z" w:id="400"/>
          <w:rFonts w:eastAsia="Times New Roman" w:cstheme="minorHAnsi"/>
          <w:lang w:eastAsia="fr-FR"/>
        </w:rPr>
      </w:pPr>
      <w:del w:author="KEDDANI Leila" w:date="2025-01-20T16:05:00Z" w:id="401">
        <w:r w:rsidRPr="000432D6" w:rsidDel="003E6308">
          <w:rPr>
            <w:rFonts w:eastAsia="Times New Roman" w:cstheme="minorHAnsi"/>
            <w:lang w:eastAsia="fr-FR"/>
          </w:rPr>
          <w:delText>GO_DPI_HM_V1.3 – Procédure de gestion des comptes utilisateurs</w:delText>
        </w:r>
      </w:del>
    </w:p>
    <w:p w:rsidRPr="000432D6" w:rsidR="000432D6" w:rsidDel="003E6308" w:rsidP="000432D6" w:rsidRDefault="000432D6" w14:paraId="494C735A" w14:textId="7D4E2F52">
      <w:pPr>
        <w:numPr>
          <w:ilvl w:val="0"/>
          <w:numId w:val="47"/>
        </w:numPr>
        <w:shd w:val="clear" w:color="auto" w:fill="FFFFFF"/>
        <w:spacing w:before="100" w:beforeAutospacing="1" w:after="100" w:afterAutospacing="1" w:line="240" w:lineRule="auto"/>
        <w:jc w:val="left"/>
        <w:rPr>
          <w:del w:author="KEDDANI Leila" w:date="2025-01-20T16:05:00Z" w:id="402"/>
          <w:rFonts w:eastAsia="Times New Roman" w:cstheme="minorHAnsi"/>
          <w:lang w:eastAsia="fr-FR"/>
        </w:rPr>
      </w:pPr>
      <w:del w:author="KEDDANI Leila" w:date="2025-01-20T16:05:00Z" w:id="403">
        <w:r w:rsidRPr="000432D6" w:rsidDel="003E6308">
          <w:rPr>
            <w:rFonts w:eastAsia="Times New Roman" w:cstheme="minorHAnsi"/>
            <w:lang w:eastAsia="fr-FR"/>
          </w:rPr>
          <w:delText>PDF_DSIN_V1.0 – Procédure de gestion documentaire</w:delText>
        </w:r>
      </w:del>
    </w:p>
    <w:p w:rsidR="000432D6" w:rsidDel="003E6308" w:rsidP="000432D6" w:rsidRDefault="000432D6" w14:paraId="3C52BB3F" w14:textId="193481C4">
      <w:pPr>
        <w:shd w:val="clear" w:color="auto" w:fill="FFFFFF"/>
        <w:spacing w:before="100" w:beforeAutospacing="1" w:after="100" w:afterAutospacing="1" w:line="240" w:lineRule="auto"/>
        <w:jc w:val="left"/>
        <w:rPr>
          <w:del w:author="KEDDANI Leila" w:date="2025-01-20T16:05:00Z" w:id="404"/>
          <w:rFonts w:eastAsia="Times New Roman" w:cstheme="minorHAnsi"/>
          <w:lang w:eastAsia="fr-FR"/>
        </w:rPr>
      </w:pPr>
      <w:del w:author="KEDDANI Leila" w:date="2025-01-20T16:05:00Z" w:id="405">
        <w:r w:rsidRPr="000432D6" w:rsidDel="003E6308">
          <w:rPr>
            <w:rFonts w:eastAsia="Times New Roman" w:cstheme="minorHAnsi"/>
            <w:lang w:eastAsia="fr-FR"/>
          </w:rPr>
          <w:delText xml:space="preserve">Les documents doivent avoir le même format. Une trame est disponible dans le </w:delText>
        </w:r>
        <w:r w:rsidDel="003E6308">
          <w:rPr>
            <w:rFonts w:eastAsia="Times New Roman" w:cstheme="minorHAnsi"/>
            <w:lang w:eastAsia="fr-FR"/>
          </w:rPr>
          <w:delText>dossier « SIHR_modeles »</w:delText>
        </w:r>
      </w:del>
    </w:p>
    <w:p w:rsidRPr="000432D6" w:rsidR="00895BA0" w:rsidDel="003E6308" w:rsidP="000432D6" w:rsidRDefault="000432D6" w14:paraId="16D5687B" w14:textId="573AEF9F">
      <w:pPr>
        <w:shd w:val="clear" w:color="auto" w:fill="FFFFFF"/>
        <w:spacing w:before="100" w:beforeAutospacing="1" w:after="100" w:afterAutospacing="1" w:line="240" w:lineRule="auto"/>
        <w:jc w:val="left"/>
        <w:rPr>
          <w:del w:author="KEDDANI Leila" w:date="2025-01-20T16:05:00Z" w:id="406"/>
          <w:rFonts w:eastAsia="Times New Roman" w:cstheme="minorHAnsi"/>
          <w:i/>
          <w:lang w:eastAsia="fr-FR"/>
        </w:rPr>
      </w:pPr>
      <w:del w:author="KEDDANI Leila" w:date="2025-01-20T16:05:00Z" w:id="407">
        <w:r w:rsidRPr="000432D6" w:rsidDel="003E6308">
          <w:rPr>
            <w:rFonts w:eastAsia="Times New Roman" w:cstheme="minorHAnsi"/>
            <w:i/>
            <w:lang w:eastAsia="fr-FR"/>
          </w:rPr>
          <w:delText xml:space="preserve"> Cf Procédure "PDF_DSIN_V1.0-Procédure gestion documentaire" pour plus d’informations.</w:delText>
        </w:r>
        <w:bookmarkEnd w:id="345"/>
      </w:del>
    </w:p>
    <w:p w:rsidR="00541876" w:rsidP="00F70C57" w:rsidRDefault="00541876" w14:paraId="214029C9" w14:textId="14F36C1B">
      <w:pPr>
        <w:pStyle w:val="Titre3"/>
        <w:pPrChange w:author="KEDDANI Leila" w:date="2025-01-20T16:05:00Z" w:id="408">
          <w:pPr>
            <w:pStyle w:val="Titre2"/>
          </w:pPr>
        </w:pPrChange>
      </w:pPr>
      <w:bookmarkStart w:name="_Toc257250087" w:id="409"/>
      <w:bookmarkStart w:name="_Toc141100198" w:id="410"/>
      <w:r w:rsidRPr="4D21D88E">
        <w:t>Gestion des incidents</w:t>
      </w:r>
      <w:bookmarkEnd w:id="409"/>
      <w:bookmarkEnd w:id="410"/>
      <w:r w:rsidRPr="4D21D88E">
        <w:t xml:space="preserve"> </w:t>
      </w:r>
    </w:p>
    <w:p w:rsidRPr="00586D17" w:rsidR="00DA5825" w:rsidP="00DA5825" w:rsidRDefault="00DA5825" w14:paraId="1E224DF1" w14:textId="77777777">
      <w:pPr>
        <w:shd w:val="clear" w:color="auto" w:fill="FFFFFF"/>
        <w:spacing w:after="0" w:line="240" w:lineRule="auto"/>
        <w:rPr>
          <w:rFonts w:eastAsia="Times New Roman" w:cstheme="minorHAnsi"/>
          <w:color w:val="242424"/>
          <w:lang w:eastAsia="fr-FR"/>
        </w:rPr>
      </w:pPr>
      <w:r w:rsidRPr="00586D17">
        <w:rPr>
          <w:rFonts w:eastAsia="Times New Roman" w:cstheme="minorHAnsi"/>
          <w:color w:val="242424"/>
          <w:lang w:eastAsia="fr-FR"/>
        </w:rPr>
        <w:t>Les procédures d'alerte et de communication en cas d'incident sont définies comme suit :</w:t>
      </w:r>
    </w:p>
    <w:p w:rsidRPr="00586D17" w:rsidR="00DA5825" w:rsidP="00DA5825" w:rsidRDefault="00DA5825" w14:paraId="2514C5C2" w14:textId="77777777">
      <w:pPr>
        <w:shd w:val="clear" w:color="auto" w:fill="FFFFFF"/>
        <w:spacing w:after="0" w:line="240" w:lineRule="auto"/>
        <w:rPr>
          <w:rFonts w:eastAsia="Times New Roman" w:cstheme="minorHAnsi"/>
          <w:color w:val="242424"/>
          <w:lang w:eastAsia="fr-FR"/>
        </w:rPr>
      </w:pPr>
    </w:p>
    <w:p w:rsidRPr="00586D17" w:rsidR="00DA5825" w:rsidP="003570F8" w:rsidRDefault="00DA5825" w14:paraId="28F36797" w14:textId="77777777">
      <w:pPr>
        <w:pStyle w:val="Paragraphedeliste"/>
        <w:numPr>
          <w:ilvl w:val="0"/>
          <w:numId w:val="35"/>
        </w:numPr>
        <w:shd w:val="clear" w:color="auto" w:fill="FFFFFF"/>
        <w:spacing w:after="0" w:line="240" w:lineRule="auto"/>
        <w:rPr>
          <w:rFonts w:eastAsia="Times New Roman" w:cstheme="minorHAnsi"/>
          <w:b/>
          <w:color w:val="242424"/>
          <w:lang w:eastAsia="fr-FR"/>
        </w:rPr>
      </w:pPr>
      <w:r w:rsidRPr="00586D17">
        <w:rPr>
          <w:rFonts w:eastAsia="Times New Roman" w:cstheme="minorHAnsi"/>
          <w:b/>
          <w:color w:val="242424"/>
          <w:lang w:eastAsia="fr-FR"/>
        </w:rPr>
        <w:t>Alerte immédiate :</w:t>
      </w:r>
    </w:p>
    <w:p w:rsidRPr="00586D17" w:rsidR="00DA5825" w:rsidP="00DA5825" w:rsidRDefault="00DA5825" w14:paraId="6931CA2D" w14:textId="54242BCB">
      <w:pPr>
        <w:shd w:val="clear" w:color="auto" w:fill="FFFFFF"/>
        <w:spacing w:after="0" w:line="240" w:lineRule="auto"/>
        <w:rPr>
          <w:rFonts w:eastAsia="Times New Roman" w:cstheme="minorHAnsi"/>
          <w:color w:val="242424"/>
          <w:lang w:eastAsia="fr-FR"/>
        </w:rPr>
      </w:pPr>
      <w:r w:rsidRPr="00586D17">
        <w:rPr>
          <w:rFonts w:eastAsia="Times New Roman" w:cstheme="minorHAnsi"/>
          <w:color w:val="242424"/>
          <w:lang w:eastAsia="fr-FR"/>
        </w:rPr>
        <w:t>En cas d'incident, une alerte immédiate doit être donnée par téléphone au Responsable de la Sécurité des Systèmes d'Information (RSSI) et au responsable de domaine concerné, ou au référent applicatif en cas d'absence du premier.</w:t>
      </w:r>
    </w:p>
    <w:p w:rsidRPr="00586D17" w:rsidR="00DA5825" w:rsidP="00DA5825" w:rsidRDefault="00DA5825" w14:paraId="0AB0F96B" w14:textId="77777777">
      <w:pPr>
        <w:shd w:val="clear" w:color="auto" w:fill="FFFFFF"/>
        <w:spacing w:after="0" w:line="240" w:lineRule="auto"/>
        <w:rPr>
          <w:rFonts w:eastAsia="Times New Roman" w:cstheme="minorHAnsi"/>
          <w:color w:val="242424"/>
          <w:lang w:eastAsia="fr-FR"/>
        </w:rPr>
      </w:pPr>
    </w:p>
    <w:p w:rsidRPr="00586D17" w:rsidR="00DA5825" w:rsidP="003570F8" w:rsidRDefault="00DA5825" w14:paraId="36261B61" w14:textId="77777777">
      <w:pPr>
        <w:pStyle w:val="Paragraphedeliste"/>
        <w:numPr>
          <w:ilvl w:val="0"/>
          <w:numId w:val="35"/>
        </w:numPr>
        <w:shd w:val="clear" w:color="auto" w:fill="FFFFFF"/>
        <w:spacing w:after="0" w:line="240" w:lineRule="auto"/>
        <w:rPr>
          <w:rFonts w:eastAsia="Times New Roman" w:cstheme="minorHAnsi"/>
          <w:b/>
          <w:color w:val="242424"/>
          <w:lang w:eastAsia="fr-FR"/>
        </w:rPr>
      </w:pPr>
      <w:r w:rsidRPr="00586D17">
        <w:rPr>
          <w:rFonts w:eastAsia="Times New Roman" w:cstheme="minorHAnsi"/>
          <w:b/>
          <w:color w:val="242424"/>
          <w:lang w:eastAsia="fr-FR"/>
        </w:rPr>
        <w:t>Notification au DSI :</w:t>
      </w:r>
    </w:p>
    <w:p w:rsidRPr="00586D17" w:rsidR="00DA5825" w:rsidP="00DA5825" w:rsidRDefault="00DA5825" w14:paraId="5104AA20" w14:textId="425D3C36">
      <w:pPr>
        <w:shd w:val="clear" w:color="auto" w:fill="FFFFFF"/>
        <w:spacing w:after="0" w:line="240" w:lineRule="auto"/>
        <w:rPr>
          <w:rFonts w:eastAsia="Times New Roman" w:cstheme="minorHAnsi"/>
          <w:b/>
          <w:color w:val="242424"/>
          <w:lang w:eastAsia="fr-FR"/>
        </w:rPr>
      </w:pPr>
      <w:r w:rsidRPr="00586D17">
        <w:rPr>
          <w:rFonts w:eastAsia="Times New Roman" w:cstheme="minorHAnsi"/>
          <w:color w:val="242424"/>
          <w:lang w:eastAsia="fr-FR"/>
        </w:rPr>
        <w:t xml:space="preserve">Le Directeur des Systèmes d'Information (DSI) doit être systématiquement alerté en </w:t>
      </w:r>
      <w:r w:rsidRPr="00586D17">
        <w:rPr>
          <w:rFonts w:eastAsia="Times New Roman" w:cstheme="minorHAnsi"/>
          <w:color w:val="242424"/>
          <w:u w:val="single"/>
          <w:lang w:eastAsia="fr-FR"/>
        </w:rPr>
        <w:t>cas de panne touchant plusieurs services, un service critique, ou une direction.</w:t>
      </w:r>
    </w:p>
    <w:p w:rsidRPr="00586D17" w:rsidR="00DA5825" w:rsidP="00DA5825" w:rsidRDefault="00DA5825" w14:paraId="0DDBC241" w14:textId="77777777">
      <w:pPr>
        <w:shd w:val="clear" w:color="auto" w:fill="FFFFFF"/>
        <w:spacing w:after="0" w:line="240" w:lineRule="auto"/>
        <w:rPr>
          <w:rFonts w:eastAsia="Times New Roman" w:cstheme="minorHAnsi"/>
          <w:color w:val="242424"/>
          <w:lang w:eastAsia="fr-FR"/>
        </w:rPr>
      </w:pPr>
    </w:p>
    <w:p w:rsidRPr="00586D17" w:rsidR="00DA5825" w:rsidP="003570F8" w:rsidRDefault="00DA5825" w14:paraId="3AFF685D" w14:textId="77777777">
      <w:pPr>
        <w:pStyle w:val="Paragraphedeliste"/>
        <w:numPr>
          <w:ilvl w:val="0"/>
          <w:numId w:val="35"/>
        </w:numPr>
        <w:shd w:val="clear" w:color="auto" w:fill="FFFFFF"/>
        <w:spacing w:after="0" w:line="240" w:lineRule="auto"/>
        <w:rPr>
          <w:rFonts w:eastAsia="Times New Roman" w:cstheme="minorHAnsi"/>
          <w:b/>
          <w:color w:val="242424"/>
          <w:lang w:eastAsia="fr-FR"/>
        </w:rPr>
      </w:pPr>
      <w:r w:rsidRPr="00586D17">
        <w:rPr>
          <w:rFonts w:eastAsia="Times New Roman" w:cstheme="minorHAnsi"/>
          <w:b/>
          <w:color w:val="242424"/>
          <w:lang w:eastAsia="fr-FR"/>
        </w:rPr>
        <w:t>Communication régulière aux services impactés :</w:t>
      </w:r>
    </w:p>
    <w:p w:rsidRPr="00586D17" w:rsidR="00DA5825" w:rsidP="00DA5825" w:rsidRDefault="00DA5825" w14:paraId="67D59AFE" w14:textId="42B7FAE6">
      <w:pPr>
        <w:shd w:val="clear" w:color="auto" w:fill="FFFFFF"/>
        <w:spacing w:after="0" w:line="240" w:lineRule="auto"/>
        <w:rPr>
          <w:rFonts w:eastAsia="Times New Roman" w:cstheme="minorHAnsi"/>
          <w:color w:val="242424"/>
          <w:lang w:eastAsia="fr-FR"/>
        </w:rPr>
      </w:pPr>
      <w:r w:rsidRPr="00586D17">
        <w:rPr>
          <w:rFonts w:eastAsia="Times New Roman" w:cstheme="minorHAnsi"/>
          <w:color w:val="242424"/>
          <w:lang w:eastAsia="fr-FR"/>
        </w:rPr>
        <w:t>Le responsable de domaine ou le référent applicatif envoie une communication aux services impactés toutes les heures pour expliquer la situation.</w:t>
      </w:r>
    </w:p>
    <w:p w:rsidRPr="00586D17" w:rsidR="00DA5825" w:rsidP="00DA5825" w:rsidRDefault="00DA5825" w14:paraId="272127BE" w14:textId="77777777">
      <w:pPr>
        <w:shd w:val="clear" w:color="auto" w:fill="FFFFFF"/>
        <w:spacing w:after="0" w:line="240" w:lineRule="auto"/>
        <w:rPr>
          <w:rFonts w:eastAsia="Times New Roman" w:cstheme="minorHAnsi"/>
          <w:color w:val="242424"/>
          <w:lang w:eastAsia="fr-FR"/>
        </w:rPr>
      </w:pPr>
    </w:p>
    <w:p w:rsidRPr="00586D17" w:rsidR="00DA5825" w:rsidP="003570F8" w:rsidRDefault="00DA5825" w14:paraId="2F65A026" w14:textId="2CFE1612">
      <w:pPr>
        <w:pStyle w:val="Paragraphedeliste"/>
        <w:numPr>
          <w:ilvl w:val="0"/>
          <w:numId w:val="35"/>
        </w:numPr>
        <w:shd w:val="clear" w:color="auto" w:fill="FFFFFF"/>
        <w:spacing w:after="0" w:line="240" w:lineRule="auto"/>
        <w:rPr>
          <w:rFonts w:eastAsia="Times New Roman" w:cstheme="minorHAnsi"/>
          <w:b/>
          <w:color w:val="242424"/>
          <w:lang w:eastAsia="fr-FR"/>
        </w:rPr>
      </w:pPr>
      <w:r w:rsidRPr="00586D17">
        <w:rPr>
          <w:rFonts w:eastAsia="Times New Roman" w:cstheme="minorHAnsi"/>
          <w:b/>
          <w:color w:val="242424"/>
          <w:lang w:eastAsia="fr-FR"/>
        </w:rPr>
        <w:t>Informations techniques aux RSSI et DSI :</w:t>
      </w:r>
    </w:p>
    <w:p w:rsidRPr="00586D17" w:rsidR="00DA5825" w:rsidP="00DA5825" w:rsidRDefault="00DA5825" w14:paraId="68BDAEF0" w14:textId="2AA16D3C">
      <w:pPr>
        <w:shd w:val="clear" w:color="auto" w:fill="FFFFFF"/>
        <w:spacing w:after="0" w:line="240" w:lineRule="auto"/>
        <w:rPr>
          <w:rFonts w:eastAsia="Times New Roman" w:cstheme="minorHAnsi"/>
          <w:color w:val="242424"/>
          <w:lang w:eastAsia="fr-FR"/>
        </w:rPr>
      </w:pPr>
      <w:r w:rsidRPr="00586D17">
        <w:rPr>
          <w:rFonts w:eastAsia="Times New Roman" w:cstheme="minorHAnsi"/>
          <w:color w:val="242424"/>
          <w:lang w:eastAsia="fr-FR"/>
        </w:rPr>
        <w:t>Des informations techniques doivent également être transmises toutes les heures au RSSI et au DSI par le référent exploitation qui a pris en charge l'incident.</w:t>
      </w:r>
    </w:p>
    <w:p w:rsidRPr="00586D17" w:rsidR="00DA5825" w:rsidP="00DA5825" w:rsidRDefault="00DA5825" w14:paraId="0DE84F39" w14:textId="77777777">
      <w:pPr>
        <w:shd w:val="clear" w:color="auto" w:fill="FFFFFF"/>
        <w:spacing w:after="0" w:line="240" w:lineRule="auto"/>
        <w:rPr>
          <w:rFonts w:eastAsia="Times New Roman" w:cstheme="minorHAnsi"/>
          <w:color w:val="242424"/>
          <w:lang w:eastAsia="fr-FR"/>
        </w:rPr>
      </w:pPr>
    </w:p>
    <w:p w:rsidRPr="00586D17" w:rsidR="00DA5825" w:rsidP="003570F8" w:rsidRDefault="00DA5825" w14:paraId="57AE559D" w14:textId="3A2266EE">
      <w:pPr>
        <w:pStyle w:val="Paragraphedeliste"/>
        <w:numPr>
          <w:ilvl w:val="0"/>
          <w:numId w:val="35"/>
        </w:numPr>
        <w:shd w:val="clear" w:color="auto" w:fill="FFFFFF"/>
        <w:spacing w:after="0" w:line="240" w:lineRule="auto"/>
        <w:rPr>
          <w:rFonts w:eastAsia="Times New Roman" w:cstheme="minorHAnsi"/>
          <w:b/>
          <w:color w:val="242424"/>
          <w:lang w:eastAsia="fr-FR"/>
        </w:rPr>
      </w:pPr>
      <w:r w:rsidRPr="00586D17">
        <w:rPr>
          <w:rFonts w:eastAsia="Times New Roman" w:cstheme="minorHAnsi"/>
          <w:b/>
          <w:color w:val="242424"/>
          <w:lang w:eastAsia="fr-FR"/>
        </w:rPr>
        <w:t>Suivi régulier de l'avancée du traitement de la panne :</w:t>
      </w:r>
    </w:p>
    <w:p w:rsidR="00DA5825" w:rsidP="00DA5825" w:rsidRDefault="00DA5825" w14:paraId="561746BE" w14:textId="314DFA5B">
      <w:pPr>
        <w:shd w:val="clear" w:color="auto" w:fill="FFFFFF"/>
        <w:spacing w:after="0" w:line="240" w:lineRule="auto"/>
        <w:rPr>
          <w:ins w:author="KEDDANI Leila" w:date="2025-01-20T15:16:00Z" w:id="411"/>
          <w:rFonts w:eastAsia="Times New Roman" w:cstheme="minorHAnsi"/>
          <w:color w:val="242424"/>
          <w:lang w:eastAsia="fr-FR"/>
        </w:rPr>
      </w:pPr>
      <w:r w:rsidRPr="00586D17">
        <w:rPr>
          <w:rFonts w:eastAsia="Times New Roman" w:cstheme="minorHAnsi"/>
          <w:color w:val="242424"/>
          <w:lang w:eastAsia="fr-FR"/>
        </w:rPr>
        <w:t>La personne en charge de la résolution de la panne doit fournir une information régulière sur l'avancée du traitement.</w:t>
      </w:r>
    </w:p>
    <w:p w:rsidR="000015F2" w:rsidP="00DA5825" w:rsidRDefault="000015F2" w14:paraId="178A4589" w14:textId="77777777">
      <w:pPr>
        <w:shd w:val="clear" w:color="auto" w:fill="FFFFFF"/>
        <w:spacing w:after="0" w:line="240" w:lineRule="auto"/>
        <w:rPr>
          <w:ins w:author="KEDDANI Leila" w:date="2025-01-20T15:16:00Z" w:id="412"/>
          <w:rFonts w:eastAsia="Times New Roman" w:cstheme="minorHAnsi"/>
          <w:color w:val="242424"/>
          <w:lang w:eastAsia="fr-FR"/>
        </w:rPr>
      </w:pPr>
    </w:p>
    <w:p w:rsidRPr="000015F2" w:rsidR="000015F2" w:rsidP="000015F2" w:rsidRDefault="000015F2" w14:paraId="66C01C7F" w14:textId="77777777">
      <w:pPr>
        <w:pStyle w:val="Paragraphedeliste"/>
        <w:numPr>
          <w:ilvl w:val="0"/>
          <w:numId w:val="35"/>
        </w:numPr>
        <w:shd w:val="clear" w:color="auto" w:fill="FFFFFF"/>
        <w:spacing w:after="0" w:line="240" w:lineRule="auto"/>
        <w:rPr>
          <w:ins w:author="KEDDANI Leila" w:date="2025-01-20T15:16:00Z" w:id="413"/>
          <w:rFonts w:eastAsia="Times New Roman" w:cstheme="minorHAnsi"/>
          <w:color w:val="242424"/>
          <w:lang w:eastAsia="fr-FR"/>
          <w:rPrChange w:author="KEDDANI Leila" w:date="2025-01-20T15:16:00Z" w:id="414">
            <w:rPr>
              <w:ins w:author="KEDDANI Leila" w:date="2025-01-20T15:16:00Z" w:id="415"/>
            </w:rPr>
          </w:rPrChange>
        </w:rPr>
      </w:pPr>
      <w:ins w:author="KEDDANI Leila" w:date="2025-01-20T15:16:00Z" w:id="416">
        <w:r>
          <w:rPr>
            <w:rStyle w:val="lev"/>
          </w:rPr>
          <w:t>Déclaration des incidents critiques ou des fuites de données :</w:t>
        </w:r>
      </w:ins>
    </w:p>
    <w:p w:rsidR="00390ED4" w:rsidP="000015F2" w:rsidRDefault="000015F2" w14:paraId="389EA74A" w14:textId="77777777">
      <w:pPr>
        <w:shd w:val="clear" w:color="auto" w:fill="FFFFFF"/>
        <w:spacing w:after="0" w:line="240" w:lineRule="auto"/>
        <w:rPr>
          <w:ins w:author="KEDDANI Leila" w:date="2025-01-20T15:17:00Z" w:id="417"/>
          <w:rFonts w:eastAsia="Times New Roman" w:cstheme="minorHAnsi"/>
          <w:color w:val="242424"/>
          <w:lang w:eastAsia="fr-FR"/>
        </w:rPr>
      </w:pPr>
      <w:ins w:author="KEDDANI Leila" w:date="2025-01-20T15:16:00Z" w:id="418">
        <w:r w:rsidRPr="000015F2">
          <w:rPr>
            <w:rFonts w:eastAsia="Times New Roman" w:cstheme="minorHAnsi"/>
            <w:color w:val="242424"/>
            <w:lang w:eastAsia="fr-FR"/>
            <w:rPrChange w:author="KEDDANI Leila" w:date="2025-01-20T15:16:00Z" w:id="419">
              <w:rPr/>
            </w:rPrChange>
          </w:rPr>
          <w:t>Les incidents affectant les applications critiques (niveau 3/4) ou impliquant une fuite de données sont déclarés sans délai auprès de l’Agence du Numérique en Santé (ANS)</w:t>
        </w:r>
        <w:r w:rsidR="00390ED4">
          <w:rPr>
            <w:rFonts w:eastAsia="Times New Roman" w:cstheme="minorHAnsi"/>
            <w:color w:val="242424"/>
            <w:lang w:eastAsia="fr-FR"/>
          </w:rPr>
          <w:t xml:space="preserve"> par le RSSI</w:t>
        </w:r>
        <w:r w:rsidRPr="000015F2">
          <w:rPr>
            <w:rFonts w:eastAsia="Times New Roman" w:cstheme="minorHAnsi"/>
            <w:color w:val="242424"/>
            <w:lang w:eastAsia="fr-FR"/>
            <w:rPrChange w:author="KEDDANI Leila" w:date="2025-01-20T15:16:00Z" w:id="420">
              <w:rPr/>
            </w:rPrChange>
          </w:rPr>
          <w:t xml:space="preserve">. </w:t>
        </w:r>
      </w:ins>
    </w:p>
    <w:p w:rsidRPr="000015F2" w:rsidR="000015F2" w:rsidDel="00390ED4" w:rsidRDefault="00390ED4" w14:paraId="0EBCE5AB" w14:textId="05D6DE5A">
      <w:pPr>
        <w:shd w:val="clear" w:color="auto" w:fill="FFFFFF"/>
        <w:spacing w:after="0" w:line="240" w:lineRule="auto"/>
        <w:rPr>
          <w:del w:author="KEDDANI Leila" w:date="2025-01-20T15:17:00Z" w:id="421"/>
          <w:rFonts w:eastAsia="Times New Roman" w:cstheme="minorHAnsi"/>
          <w:color w:val="242424"/>
          <w:lang w:eastAsia="fr-FR"/>
        </w:rPr>
      </w:pPr>
      <w:ins w:author="KEDDANI Leila" w:date="2025-01-20T15:17:00Z" w:id="422">
        <w:r>
          <w:rPr>
            <w:rFonts w:eastAsia="Times New Roman" w:cstheme="minorHAnsi"/>
            <w:color w:val="242424"/>
            <w:lang w:eastAsia="fr-FR"/>
          </w:rPr>
          <w:t xml:space="preserve">Les </w:t>
        </w:r>
      </w:ins>
    </w:p>
    <w:p w:rsidRPr="00586D17" w:rsidR="00DA5825" w:rsidP="00DA5825" w:rsidRDefault="00DA5825" w14:paraId="50A3C80B" w14:textId="77777777">
      <w:pPr>
        <w:shd w:val="clear" w:color="auto" w:fill="FFFFFF"/>
        <w:spacing w:after="0" w:line="240" w:lineRule="auto"/>
        <w:rPr>
          <w:rFonts w:eastAsia="Times New Roman" w:cstheme="minorHAnsi"/>
          <w:color w:val="242424"/>
          <w:lang w:eastAsia="fr-FR"/>
        </w:rPr>
      </w:pPr>
    </w:p>
    <w:p w:rsidRPr="00586D17" w:rsidR="00DA5825" w:rsidP="003570F8" w:rsidRDefault="00DA5825" w14:paraId="1FBA88A5" w14:textId="16A7432E">
      <w:pPr>
        <w:pStyle w:val="Paragraphedeliste"/>
        <w:numPr>
          <w:ilvl w:val="0"/>
          <w:numId w:val="35"/>
        </w:numPr>
        <w:shd w:val="clear" w:color="auto" w:fill="FFFFFF"/>
        <w:spacing w:after="0" w:line="240" w:lineRule="auto"/>
        <w:rPr>
          <w:rFonts w:eastAsia="Times New Roman" w:cstheme="minorHAnsi"/>
          <w:b/>
          <w:color w:val="242424"/>
          <w:lang w:eastAsia="fr-FR"/>
        </w:rPr>
      </w:pPr>
      <w:r w:rsidRPr="00586D17">
        <w:rPr>
          <w:rFonts w:eastAsia="Times New Roman" w:cstheme="minorHAnsi"/>
          <w:b/>
          <w:color w:val="242424"/>
          <w:lang w:eastAsia="fr-FR"/>
        </w:rPr>
        <w:t>Retour d'expérience sur les incidents majeurs :</w:t>
      </w:r>
    </w:p>
    <w:p w:rsidRPr="00586D17" w:rsidR="00DA5825" w:rsidP="61D23222" w:rsidRDefault="4AD18B76" w14:paraId="5874590D" w14:textId="7DCA1E8B">
      <w:pPr>
        <w:shd w:val="clear" w:color="auto" w:fill="FFFFFF" w:themeFill="background1"/>
        <w:spacing w:after="0" w:line="240" w:lineRule="auto"/>
        <w:rPr>
          <w:rFonts w:eastAsia="Times New Roman" w:cstheme="minorHAnsi"/>
          <w:color w:val="242424"/>
          <w:lang w:eastAsia="fr-FR"/>
        </w:rPr>
      </w:pPr>
      <w:r w:rsidRPr="00586D17">
        <w:rPr>
          <w:rFonts w:eastAsia="Times New Roman" w:cstheme="minorHAnsi"/>
          <w:color w:val="242424"/>
          <w:lang w:eastAsia="fr-FR"/>
        </w:rPr>
        <w:t xml:space="preserve">Un retour d'expérience doit être planifié pour les incidents majeurs qui ont entraîné une immobilisation de plus de 3 heures pour un nombre important d'utilisateurs, ou à la demande d'un membre de la Direction des Systèmes d'Information. </w:t>
      </w:r>
    </w:p>
    <w:p w:rsidRPr="00586D17" w:rsidR="00DA5825" w:rsidP="00DA5825" w:rsidRDefault="00DA5825" w14:paraId="2F2BA8FA" w14:textId="38FE5DC1">
      <w:pPr>
        <w:shd w:val="clear" w:color="auto" w:fill="FFFFFF"/>
        <w:spacing w:after="0" w:line="240" w:lineRule="auto"/>
        <w:rPr>
          <w:rFonts w:eastAsia="Times New Roman" w:cstheme="minorHAnsi"/>
          <w:color w:val="242424"/>
          <w:lang w:eastAsia="fr-FR"/>
        </w:rPr>
      </w:pPr>
    </w:p>
    <w:p w:rsidR="00FF0AD0" w:rsidP="61D23222" w:rsidRDefault="4AD18B76" w14:paraId="7B66DC9D" w14:textId="50C964EB">
      <w:pPr>
        <w:shd w:val="clear" w:color="auto" w:fill="FFFFFF" w:themeFill="background1"/>
        <w:spacing w:after="0" w:line="240" w:lineRule="auto"/>
        <w:rPr>
          <w:rFonts w:eastAsia="Times New Roman" w:cstheme="minorHAnsi"/>
          <w:color w:val="242424"/>
          <w:lang w:eastAsia="fr-FR"/>
        </w:rPr>
      </w:pPr>
      <w:r w:rsidRPr="00586D17">
        <w:rPr>
          <w:rFonts w:eastAsia="Times New Roman" w:cstheme="minorHAnsi"/>
          <w:color w:val="242424"/>
          <w:lang w:eastAsia="fr-FR"/>
        </w:rPr>
        <w:t xml:space="preserve">La procédure d'alerte peut être mise en œuvre via le canal Teams dédié aux "incidents exploitations". Le message doit inclure les numéros de ticket ISILOG, la date, l'heure de début de l’incident, et offrir une traçabilité en temps réel des actions réalisées. </w:t>
      </w:r>
    </w:p>
    <w:p w:rsidRPr="00586D17" w:rsidR="000432D6" w:rsidP="61D23222" w:rsidRDefault="000432D6" w14:paraId="593162F6" w14:textId="77777777">
      <w:pPr>
        <w:shd w:val="clear" w:color="auto" w:fill="FFFFFF" w:themeFill="background1"/>
        <w:spacing w:after="0" w:line="240" w:lineRule="auto"/>
        <w:rPr>
          <w:rFonts w:eastAsia="Times New Roman" w:cstheme="minorHAnsi"/>
          <w:b/>
          <w:bCs/>
          <w:color w:val="242424"/>
          <w:lang w:eastAsia="fr-FR"/>
        </w:rPr>
      </w:pPr>
    </w:p>
    <w:p w:rsidR="00FF0AD0" w:rsidP="61D23222" w:rsidRDefault="4AD18B76" w14:paraId="489A8F33" w14:textId="1F1CD8DF">
      <w:pPr>
        <w:shd w:val="clear" w:color="auto" w:fill="FFFFFF" w:themeFill="background1"/>
        <w:spacing w:after="0" w:line="240" w:lineRule="auto"/>
        <w:rPr>
          <w:ins w:author="KEDDANI Leila" w:date="2025-01-20T15:20:00Z" w:id="423"/>
          <w:rFonts w:eastAsia="Times New Roman" w:cstheme="minorHAnsi"/>
          <w:b/>
          <w:bCs/>
          <w:color w:val="242424"/>
          <w:lang w:eastAsia="fr-FR"/>
        </w:rPr>
      </w:pPr>
      <w:r w:rsidRPr="00586D17">
        <w:rPr>
          <w:rFonts w:eastAsia="Times New Roman" w:cstheme="minorHAnsi"/>
          <w:b/>
          <w:bCs/>
          <w:color w:val="242424"/>
          <w:lang w:eastAsia="fr-FR"/>
        </w:rPr>
        <w:t>Une fois l'incident résolu, toutes les actions entreprises doivent être consignées en détail sur le ticket ISILOG. Ce processus est suivi de la clôture du ticket, assurant ainsi une documentation exhaustive et une gestion transparente des incidents</w:t>
      </w:r>
    </w:p>
    <w:p w:rsidR="00390ED4" w:rsidP="61D23222" w:rsidRDefault="00390ED4" w14:paraId="30B8A300" w14:textId="3652157C">
      <w:pPr>
        <w:shd w:val="clear" w:color="auto" w:fill="FFFFFF" w:themeFill="background1"/>
        <w:spacing w:after="0" w:line="240" w:lineRule="auto"/>
        <w:rPr>
          <w:ins w:author="KEDDANI Leila" w:date="2025-01-20T15:20:00Z" w:id="424"/>
          <w:rFonts w:eastAsia="Times New Roman" w:cstheme="minorHAnsi"/>
          <w:b/>
          <w:bCs/>
          <w:color w:val="242424"/>
          <w:lang w:eastAsia="fr-FR"/>
        </w:rPr>
      </w:pPr>
    </w:p>
    <w:p w:rsidRPr="00390ED4" w:rsidR="00390ED4" w:rsidRDefault="00390ED4" w14:paraId="1E705314" w14:textId="58DD3E12">
      <w:pPr>
        <w:shd w:val="clear" w:color="auto" w:fill="FFFFFF" w:themeFill="background1"/>
        <w:spacing w:after="0" w:line="240" w:lineRule="auto"/>
        <w:ind w:firstLine="708"/>
        <w:rPr>
          <w:ins w:author="KEDDANI Leila" w:date="2025-01-20T15:20:00Z" w:id="425"/>
          <w:rFonts w:eastAsia="Times New Roman" w:cstheme="minorHAnsi"/>
          <w:b/>
          <w:bCs/>
          <w:color w:val="242424"/>
          <w:lang w:eastAsia="fr-FR"/>
        </w:rPr>
        <w:pPrChange w:author="KEDDANI Leila" w:date="2025-01-20T15:20:00Z" w:id="426">
          <w:pPr>
            <w:shd w:val="clear" w:color="auto" w:fill="FFFFFF" w:themeFill="background1"/>
            <w:spacing w:after="0" w:line="240" w:lineRule="auto"/>
          </w:pPr>
        </w:pPrChange>
      </w:pPr>
      <w:ins w:author="KEDDANI Leila" w:date="2025-01-20T15:20:00Z" w:id="427">
        <w:r w:rsidRPr="00390ED4">
          <w:rPr>
            <w:rFonts w:eastAsia="Times New Roman" w:cstheme="minorHAnsi"/>
            <w:b/>
            <w:bCs/>
            <w:color w:val="242424"/>
            <w:lang w:eastAsia="fr-FR"/>
          </w:rPr>
          <w:t xml:space="preserve">Archivage </w:t>
        </w:r>
      </w:ins>
    </w:p>
    <w:p w:rsidRPr="00390ED4" w:rsidR="00390ED4" w:rsidP="00390ED4" w:rsidRDefault="00390ED4" w14:paraId="060F11C3" w14:textId="562FDC70">
      <w:pPr>
        <w:shd w:val="clear" w:color="auto" w:fill="FFFFFF" w:themeFill="background1"/>
        <w:spacing w:after="0" w:line="240" w:lineRule="auto"/>
        <w:rPr>
          <w:ins w:author="KEDDANI Leila" w:date="2025-01-16T16:52:00Z" w:id="428"/>
          <w:rFonts w:eastAsia="Times New Roman" w:cstheme="minorHAnsi"/>
          <w:bCs/>
          <w:color w:val="242424"/>
          <w:lang w:eastAsia="fr-FR"/>
          <w:rPrChange w:author="KEDDANI Leila" w:date="2025-01-20T15:20:00Z" w:id="429">
            <w:rPr>
              <w:ins w:author="KEDDANI Leila" w:date="2025-01-16T16:52:00Z" w:id="430"/>
              <w:rFonts w:eastAsia="Times New Roman" w:cstheme="minorHAnsi"/>
              <w:b/>
              <w:bCs/>
              <w:color w:val="242424"/>
              <w:lang w:eastAsia="fr-FR"/>
            </w:rPr>
          </w:rPrChange>
        </w:rPr>
      </w:pPr>
      <w:ins w:author="KEDDANI Leila" w:date="2025-01-20T15:20:00Z" w:id="431">
        <w:r w:rsidRPr="00390ED4">
          <w:rPr>
            <w:rFonts w:eastAsia="Times New Roman" w:cstheme="minorHAnsi"/>
            <w:bCs/>
            <w:color w:val="242424"/>
            <w:lang w:eastAsia="fr-FR"/>
            <w:rPrChange w:author="KEDDANI Leila" w:date="2025-01-20T15:20:00Z" w:id="432">
              <w:rPr>
                <w:rFonts w:eastAsia="Times New Roman" w:cstheme="minorHAnsi"/>
                <w:b/>
                <w:bCs/>
                <w:color w:val="242424"/>
                <w:lang w:eastAsia="fr-FR"/>
              </w:rPr>
            </w:rPrChange>
          </w:rPr>
          <w:t>Tous les RETEX et signalements doivent être archivés dans le canal Général de l’équipe Teams, dans le dossier Référentiel, sous-répertoire SQGDR.</w:t>
        </w:r>
      </w:ins>
    </w:p>
    <w:p w:rsidR="00A00D77" w:rsidP="61D23222" w:rsidRDefault="00A00D77" w14:paraId="4126DF79" w14:textId="3F4616F6">
      <w:pPr>
        <w:shd w:val="clear" w:color="auto" w:fill="FFFFFF" w:themeFill="background1"/>
        <w:spacing w:after="0" w:line="240" w:lineRule="auto"/>
        <w:rPr>
          <w:ins w:author="KEDDANI Leila" w:date="2025-01-20T16:07:00Z" w:id="433"/>
          <w:rFonts w:eastAsia="Times New Roman" w:cstheme="minorHAnsi"/>
          <w:b/>
          <w:bCs/>
          <w:color w:val="242424"/>
          <w:lang w:eastAsia="fr-FR"/>
        </w:rPr>
      </w:pPr>
    </w:p>
    <w:p w:rsidRPr="00467CC3" w:rsidR="00867884" w:rsidP="00467CC3" w:rsidRDefault="00867884" w14:paraId="09D3F945" w14:textId="6A4DB6D5">
      <w:pPr>
        <w:pStyle w:val="Titre3"/>
        <w:rPr>
          <w:ins w:author="KEDDANI Leila" w:date="2025-01-20T16:09:00Z" w:id="434"/>
          <w:rPrChange w:author="KEDDANI Leila" w:date="2025-01-20T16:10:00Z" w:id="435">
            <w:rPr>
              <w:ins w:author="KEDDANI Leila" w:date="2025-01-20T16:09:00Z" w:id="436"/>
              <w:b/>
            </w:rPr>
          </w:rPrChange>
        </w:rPr>
        <w:pPrChange w:author="KEDDANI Leila" w:date="2025-01-20T16:10:00Z" w:id="437">
          <w:pPr>
            <w:shd w:val="clear" w:color="auto" w:fill="FFFFFF" w:themeFill="background1"/>
            <w:spacing w:after="0" w:line="240" w:lineRule="auto"/>
          </w:pPr>
        </w:pPrChange>
      </w:pPr>
      <w:ins w:author="KEDDANI Leila" w:date="2025-01-20T16:07:00Z" w:id="438">
        <w:r>
          <w:t xml:space="preserve">Cartographie des risques </w:t>
        </w:r>
      </w:ins>
    </w:p>
    <w:p w:rsidRPr="00467CC3" w:rsidR="00467CC3" w:rsidP="00467CC3" w:rsidRDefault="00467CC3" w14:paraId="59F38AA1" w14:textId="2B0E4352">
      <w:pPr>
        <w:spacing w:before="100" w:beforeAutospacing="1" w:after="100" w:afterAutospacing="1" w:line="240" w:lineRule="auto"/>
        <w:jc w:val="left"/>
        <w:rPr>
          <w:ins w:author="KEDDANI Leila" w:date="2025-01-20T16:09:00Z" w:id="439"/>
          <w:rFonts w:eastAsia="Times New Roman" w:cstheme="minorHAnsi"/>
          <w:color w:val="242424"/>
          <w:lang w:eastAsia="fr-FR"/>
          <w:rPrChange w:author="KEDDANI Leila" w:date="2025-01-20T16:10:00Z" w:id="440">
            <w:rPr>
              <w:ins w:author="KEDDANI Leila" w:date="2025-01-20T16:09:00Z" w:id="441"/>
              <w:rFonts w:ascii="Times New Roman" w:hAnsi="Times New Roman" w:eastAsia="Times New Roman" w:cs="Times New Roman"/>
              <w:sz w:val="24"/>
              <w:szCs w:val="24"/>
              <w:lang w:eastAsia="fr-FR"/>
            </w:rPr>
          </w:rPrChange>
        </w:rPr>
        <w:pPrChange w:author="KEDDANI Leila" w:date="2025-01-20T16:10:00Z" w:id="442">
          <w:pPr>
            <w:numPr>
              <w:numId w:val="54"/>
            </w:numPr>
            <w:tabs>
              <w:tab w:val="num" w:pos="720"/>
            </w:tabs>
            <w:spacing w:before="100" w:beforeAutospacing="1" w:after="100" w:afterAutospacing="1" w:line="240" w:lineRule="auto"/>
            <w:ind w:left="720" w:hanging="360"/>
            <w:jc w:val="left"/>
          </w:pPr>
        </w:pPrChange>
      </w:pPr>
      <w:ins w:author="KEDDANI Leila" w:date="2025-01-20T16:09:00Z" w:id="443">
        <w:r w:rsidRPr="00467CC3">
          <w:rPr>
            <w:rFonts w:eastAsia="Times New Roman" w:cstheme="minorHAnsi"/>
            <w:color w:val="242424"/>
            <w:lang w:eastAsia="fr-FR"/>
            <w:rPrChange w:author="KEDDANI Leila" w:date="2025-01-20T16:10:00Z" w:id="444">
              <w:rPr>
                <w:rFonts w:ascii="Times New Roman" w:hAnsi="Times New Roman" w:eastAsia="Times New Roman" w:cs="Times New Roman"/>
                <w:sz w:val="24"/>
                <w:szCs w:val="24"/>
                <w:lang w:eastAsia="fr-FR"/>
              </w:rPr>
            </w:rPrChange>
          </w:rPr>
          <w:t xml:space="preserve">Afin de garantir une évaluation régulière et proactive des risques liés aux systèmes d’information, une analyse des risques informatiques est effectuée </w:t>
        </w:r>
      </w:ins>
      <w:ins w:author="KEDDANI Leila" w:date="2025-01-20T16:10:00Z" w:id="445">
        <w:r w:rsidRPr="00467CC3">
          <w:rPr>
            <w:rFonts w:eastAsia="Times New Roman" w:cstheme="minorHAnsi"/>
            <w:color w:val="242424"/>
            <w:lang w:eastAsia="fr-FR"/>
            <w:rPrChange w:author="KEDDANI Leila" w:date="2025-01-20T16:10:00Z" w:id="446">
              <w:rPr>
                <w:rFonts w:ascii="Times New Roman" w:hAnsi="Times New Roman" w:eastAsia="Times New Roman" w:cs="Times New Roman"/>
                <w:sz w:val="24"/>
                <w:szCs w:val="24"/>
                <w:lang w:eastAsia="fr-FR"/>
              </w:rPr>
            </w:rPrChange>
          </w:rPr>
          <w:t>une</w:t>
        </w:r>
      </w:ins>
      <w:ins w:author="KEDDANI Leila" w:date="2025-01-20T16:09:00Z" w:id="447">
        <w:r w:rsidRPr="00467CC3">
          <w:rPr>
            <w:rFonts w:eastAsia="Times New Roman" w:cstheme="minorHAnsi"/>
            <w:color w:val="242424"/>
            <w:lang w:eastAsia="fr-FR"/>
            <w:rPrChange w:author="KEDDANI Leila" w:date="2025-01-20T16:10:00Z" w:id="448">
              <w:rPr>
                <w:rFonts w:ascii="Times New Roman" w:hAnsi="Times New Roman" w:eastAsia="Times New Roman" w:cs="Times New Roman"/>
                <w:sz w:val="24"/>
                <w:szCs w:val="24"/>
                <w:lang w:eastAsia="fr-FR"/>
              </w:rPr>
            </w:rPrChange>
          </w:rPr>
          <w:t xml:space="preserve"> fois par an</w:t>
        </w:r>
      </w:ins>
      <w:ins w:author="KEDDANI Leila" w:date="2025-01-20T16:10:00Z" w:id="449">
        <w:r w:rsidRPr="00467CC3">
          <w:rPr>
            <w:rFonts w:eastAsia="Times New Roman" w:cstheme="minorHAnsi"/>
            <w:color w:val="242424"/>
            <w:lang w:eastAsia="fr-FR"/>
            <w:rPrChange w:author="KEDDANI Leila" w:date="2025-01-20T16:10:00Z" w:id="450">
              <w:rPr>
                <w:rFonts w:ascii="Times New Roman" w:hAnsi="Times New Roman" w:eastAsia="Times New Roman" w:cs="Times New Roman"/>
                <w:sz w:val="24"/>
                <w:szCs w:val="24"/>
                <w:lang w:eastAsia="fr-FR"/>
              </w:rPr>
            </w:rPrChange>
          </w:rPr>
          <w:t xml:space="preserve"> minimum.</w:t>
        </w:r>
      </w:ins>
    </w:p>
    <w:p w:rsidRPr="00467CC3" w:rsidR="00467CC3" w:rsidP="00467CC3" w:rsidRDefault="00467CC3" w14:paraId="6F1A2B03" w14:textId="77777777">
      <w:pPr>
        <w:spacing w:before="100" w:beforeAutospacing="1" w:after="100" w:afterAutospacing="1" w:line="240" w:lineRule="auto"/>
        <w:jc w:val="left"/>
        <w:rPr>
          <w:ins w:author="KEDDANI Leila" w:date="2025-01-20T16:09:00Z" w:id="451"/>
          <w:rFonts w:eastAsia="Times New Roman" w:cstheme="minorHAnsi"/>
          <w:b/>
          <w:color w:val="242424"/>
          <w:lang w:eastAsia="fr-FR"/>
          <w:rPrChange w:author="KEDDANI Leila" w:date="2025-01-20T16:11:00Z" w:id="452">
            <w:rPr>
              <w:ins w:author="KEDDANI Leila" w:date="2025-01-20T16:09:00Z" w:id="453"/>
              <w:rFonts w:ascii="Times New Roman" w:hAnsi="Times New Roman" w:eastAsia="Times New Roman" w:cs="Times New Roman"/>
              <w:sz w:val="24"/>
              <w:szCs w:val="24"/>
              <w:lang w:eastAsia="fr-FR"/>
            </w:rPr>
          </w:rPrChange>
        </w:rPr>
      </w:pPr>
      <w:ins w:author="KEDDANI Leila" w:date="2025-01-20T16:09:00Z" w:id="454">
        <w:r w:rsidRPr="00467CC3">
          <w:rPr>
            <w:rFonts w:eastAsia="Times New Roman" w:cstheme="minorHAnsi"/>
            <w:b/>
            <w:color w:val="242424"/>
            <w:lang w:eastAsia="fr-FR"/>
            <w:rPrChange w:author="KEDDANI Leila" w:date="2025-01-20T16:11:00Z" w:id="455">
              <w:rPr>
                <w:rFonts w:ascii="Times New Roman" w:hAnsi="Times New Roman" w:eastAsia="Times New Roman" w:cs="Times New Roman"/>
                <w:b/>
                <w:bCs/>
                <w:sz w:val="24"/>
                <w:szCs w:val="24"/>
                <w:lang w:eastAsia="fr-FR"/>
              </w:rPr>
            </w:rPrChange>
          </w:rPr>
          <w:t>Objectifs de l’analyse des risques</w:t>
        </w:r>
        <w:r w:rsidRPr="00467CC3">
          <w:rPr>
            <w:rFonts w:eastAsia="Times New Roman" w:cstheme="minorHAnsi"/>
            <w:b/>
            <w:color w:val="242424"/>
            <w:lang w:eastAsia="fr-FR"/>
            <w:rPrChange w:author="KEDDANI Leila" w:date="2025-01-20T16:11:00Z" w:id="456">
              <w:rPr>
                <w:rFonts w:ascii="Times New Roman" w:hAnsi="Times New Roman" w:eastAsia="Times New Roman" w:cs="Times New Roman"/>
                <w:sz w:val="24"/>
                <w:szCs w:val="24"/>
                <w:lang w:eastAsia="fr-FR"/>
              </w:rPr>
            </w:rPrChange>
          </w:rPr>
          <w:t xml:space="preserve"> :</w:t>
        </w:r>
      </w:ins>
    </w:p>
    <w:p w:rsidR="003D62B2" w:rsidP="003D62B2" w:rsidRDefault="003D62B2" w14:paraId="4EA00EC8" w14:textId="77777777">
      <w:pPr>
        <w:pStyle w:val="Paragraphedeliste"/>
        <w:numPr>
          <w:ilvl w:val="0"/>
          <w:numId w:val="59"/>
        </w:numPr>
        <w:rPr>
          <w:ins w:author="KEDDANI Leila" w:date="2025-01-20T16:14:00Z" w:id="457"/>
          <w:lang w:eastAsia="fr-FR"/>
        </w:rPr>
      </w:pPr>
      <w:ins w:author="KEDDANI Leila" w:date="2025-01-20T16:14:00Z" w:id="458">
        <w:r>
          <w:rPr>
            <w:lang w:eastAsia="fr-FR"/>
          </w:rPr>
          <w:t xml:space="preserve">Etat d’avancement du plan de traitement </w:t>
        </w:r>
      </w:ins>
    </w:p>
    <w:p w:rsidRPr="00467CC3" w:rsidR="00467CC3" w:rsidP="003D62B2" w:rsidRDefault="003D62B2" w14:paraId="59F0FAD7" w14:textId="0FB0072D">
      <w:pPr>
        <w:pStyle w:val="Paragraphedeliste"/>
        <w:numPr>
          <w:ilvl w:val="0"/>
          <w:numId w:val="59"/>
        </w:numPr>
        <w:rPr>
          <w:ins w:author="KEDDANI Leila" w:date="2025-01-20T16:09:00Z" w:id="459"/>
          <w:lang w:eastAsia="fr-FR"/>
        </w:rPr>
        <w:pPrChange w:author="KEDDANI Leila" w:date="2025-01-20T16:14:00Z" w:id="460">
          <w:pPr>
            <w:numPr>
              <w:numId w:val="55"/>
            </w:numPr>
            <w:tabs>
              <w:tab w:val="num" w:pos="720"/>
            </w:tabs>
            <w:spacing w:before="100" w:beforeAutospacing="1" w:after="100" w:afterAutospacing="1" w:line="240" w:lineRule="auto"/>
            <w:ind w:left="720" w:hanging="360"/>
            <w:jc w:val="left"/>
          </w:pPr>
        </w:pPrChange>
      </w:pPr>
      <w:ins w:author="KEDDANI Leila" w:date="2025-01-20T16:15:00Z" w:id="461">
        <w:r>
          <w:rPr>
            <w:lang w:eastAsia="fr-FR"/>
          </w:rPr>
          <w:t>Réévaluer</w:t>
        </w:r>
      </w:ins>
      <w:ins w:author="KEDDANI Leila" w:date="2025-01-20T16:14:00Z" w:id="462">
        <w:r>
          <w:rPr>
            <w:lang w:eastAsia="fr-FR"/>
          </w:rPr>
          <w:t xml:space="preserve"> les vulnérabilités n-1 et </w:t>
        </w:r>
      </w:ins>
      <w:ins w:author="KEDDANI Leila" w:date="2025-01-20T16:09:00Z" w:id="463">
        <w:r w:rsidRPr="00467CC3" w:rsidR="00467CC3">
          <w:rPr>
            <w:lang w:eastAsia="fr-FR"/>
          </w:rPr>
          <w:t xml:space="preserve">Identifier </w:t>
        </w:r>
      </w:ins>
      <w:ins w:author="KEDDANI Leila" w:date="2025-01-20T16:15:00Z" w:id="464">
        <w:r>
          <w:rPr>
            <w:lang w:eastAsia="fr-FR"/>
          </w:rPr>
          <w:t>les</w:t>
        </w:r>
      </w:ins>
      <w:ins w:author="KEDDANI Leila" w:date="2025-01-20T16:09:00Z" w:id="465">
        <w:r w:rsidRPr="00467CC3" w:rsidR="00467CC3">
          <w:rPr>
            <w:lang w:eastAsia="fr-FR"/>
          </w:rPr>
          <w:t xml:space="preserve"> émergentes</w:t>
        </w:r>
      </w:ins>
    </w:p>
    <w:p w:rsidRPr="00467CC3" w:rsidR="00467CC3" w:rsidP="003D62B2" w:rsidRDefault="00467CC3" w14:paraId="0CD3E18D" w14:textId="77777777">
      <w:pPr>
        <w:pStyle w:val="Paragraphedeliste"/>
        <w:numPr>
          <w:ilvl w:val="0"/>
          <w:numId w:val="59"/>
        </w:numPr>
        <w:rPr>
          <w:ins w:author="KEDDANI Leila" w:date="2025-01-20T16:09:00Z" w:id="466"/>
          <w:lang w:eastAsia="fr-FR"/>
        </w:rPr>
        <w:pPrChange w:author="KEDDANI Leila" w:date="2025-01-20T16:14:00Z" w:id="467">
          <w:pPr>
            <w:numPr>
              <w:numId w:val="55"/>
            </w:numPr>
            <w:tabs>
              <w:tab w:val="num" w:pos="720"/>
            </w:tabs>
            <w:spacing w:before="100" w:beforeAutospacing="1" w:after="100" w:afterAutospacing="1" w:line="240" w:lineRule="auto"/>
            <w:ind w:left="720" w:hanging="360"/>
            <w:jc w:val="left"/>
          </w:pPr>
        </w:pPrChange>
      </w:pPr>
      <w:ins w:author="KEDDANI Leila" w:date="2025-01-20T16:09:00Z" w:id="468">
        <w:r w:rsidRPr="00467CC3">
          <w:rPr>
            <w:lang w:eastAsia="fr-FR"/>
          </w:rPr>
          <w:t>Évaluer les impacts potentiels sur les activités critiques en cas d’incident.</w:t>
        </w:r>
      </w:ins>
    </w:p>
    <w:p w:rsidRPr="00467CC3" w:rsidR="00467CC3" w:rsidP="003D62B2" w:rsidRDefault="00467CC3" w14:paraId="378090BA" w14:textId="3077CCC5">
      <w:pPr>
        <w:pStyle w:val="Paragraphedeliste"/>
        <w:numPr>
          <w:ilvl w:val="0"/>
          <w:numId w:val="59"/>
        </w:numPr>
        <w:rPr>
          <w:ins w:author="KEDDANI Leila" w:date="2025-01-20T16:09:00Z" w:id="469"/>
          <w:lang w:eastAsia="fr-FR"/>
        </w:rPr>
        <w:pPrChange w:author="KEDDANI Leila" w:date="2025-01-20T16:14:00Z" w:id="470">
          <w:pPr>
            <w:numPr>
              <w:numId w:val="55"/>
            </w:numPr>
            <w:tabs>
              <w:tab w:val="num" w:pos="720"/>
            </w:tabs>
            <w:spacing w:before="100" w:beforeAutospacing="1" w:after="100" w:afterAutospacing="1" w:line="240" w:lineRule="auto"/>
            <w:ind w:left="720" w:hanging="360"/>
            <w:jc w:val="left"/>
          </w:pPr>
        </w:pPrChange>
      </w:pPr>
      <w:ins w:author="KEDDANI Leila" w:date="2025-01-20T16:09:00Z" w:id="471">
        <w:r w:rsidRPr="00467CC3">
          <w:rPr>
            <w:lang w:eastAsia="fr-FR"/>
          </w:rPr>
          <w:t>Prioriser les actions nécessaires pour renforcer la sécurité</w:t>
        </w:r>
      </w:ins>
      <w:ins w:author="KEDDANI Leila" w:date="2025-01-20T16:16:00Z" w:id="472">
        <w:r w:rsidR="00F6466A">
          <w:rPr>
            <w:lang w:eastAsia="fr-FR"/>
          </w:rPr>
          <w:t>.</w:t>
        </w:r>
      </w:ins>
    </w:p>
    <w:p w:rsidRPr="00467CC3" w:rsidR="00467CC3" w:rsidP="00467CC3" w:rsidRDefault="00467CC3" w14:paraId="6F51B8D6" w14:textId="77777777">
      <w:pPr>
        <w:spacing w:before="100" w:beforeAutospacing="1" w:after="100" w:afterAutospacing="1" w:line="240" w:lineRule="auto"/>
        <w:jc w:val="left"/>
        <w:rPr>
          <w:ins w:author="KEDDANI Leila" w:date="2025-01-20T16:09:00Z" w:id="473"/>
          <w:rFonts w:eastAsia="Times New Roman" w:cstheme="minorHAnsi"/>
          <w:b/>
          <w:color w:val="242424"/>
          <w:lang w:eastAsia="fr-FR"/>
          <w:rPrChange w:author="KEDDANI Leila" w:date="2025-01-20T16:11:00Z" w:id="474">
            <w:rPr>
              <w:ins w:author="KEDDANI Leila" w:date="2025-01-20T16:09:00Z" w:id="475"/>
              <w:rFonts w:ascii="Times New Roman" w:hAnsi="Times New Roman" w:eastAsia="Times New Roman" w:cs="Times New Roman"/>
              <w:sz w:val="24"/>
              <w:szCs w:val="24"/>
              <w:lang w:eastAsia="fr-FR"/>
            </w:rPr>
          </w:rPrChange>
        </w:rPr>
      </w:pPr>
      <w:ins w:author="KEDDANI Leila" w:date="2025-01-20T16:09:00Z" w:id="476">
        <w:r w:rsidRPr="00467CC3">
          <w:rPr>
            <w:rFonts w:eastAsia="Times New Roman" w:cstheme="minorHAnsi"/>
            <w:b/>
            <w:color w:val="242424"/>
            <w:lang w:eastAsia="fr-FR"/>
            <w:rPrChange w:author="KEDDANI Leila" w:date="2025-01-20T16:11:00Z" w:id="477">
              <w:rPr>
                <w:rFonts w:ascii="Times New Roman" w:hAnsi="Times New Roman" w:eastAsia="Times New Roman" w:cs="Times New Roman"/>
                <w:b/>
                <w:bCs/>
                <w:sz w:val="24"/>
                <w:szCs w:val="24"/>
                <w:lang w:eastAsia="fr-FR"/>
              </w:rPr>
            </w:rPrChange>
          </w:rPr>
          <w:t>État des lieux de l’analyse de l’année précédente</w:t>
        </w:r>
        <w:r w:rsidRPr="00467CC3">
          <w:rPr>
            <w:rFonts w:eastAsia="Times New Roman" w:cstheme="minorHAnsi"/>
            <w:b/>
            <w:color w:val="242424"/>
            <w:lang w:eastAsia="fr-FR"/>
            <w:rPrChange w:author="KEDDANI Leila" w:date="2025-01-20T16:11:00Z" w:id="478">
              <w:rPr>
                <w:rFonts w:ascii="Times New Roman" w:hAnsi="Times New Roman" w:eastAsia="Times New Roman" w:cs="Times New Roman"/>
                <w:sz w:val="24"/>
                <w:szCs w:val="24"/>
                <w:lang w:eastAsia="fr-FR"/>
              </w:rPr>
            </w:rPrChange>
          </w:rPr>
          <w:t xml:space="preserve"> :</w:t>
        </w:r>
      </w:ins>
    </w:p>
    <w:p w:rsidRPr="00467CC3" w:rsidR="00467CC3" w:rsidP="00467CC3" w:rsidRDefault="00467CC3" w14:paraId="2D2CD976" w14:textId="77777777">
      <w:pPr>
        <w:numPr>
          <w:ilvl w:val="0"/>
          <w:numId w:val="56"/>
        </w:numPr>
        <w:spacing w:before="100" w:beforeAutospacing="1" w:after="100" w:afterAutospacing="1" w:line="240" w:lineRule="auto"/>
        <w:jc w:val="left"/>
        <w:rPr>
          <w:ins w:author="KEDDANI Leila" w:date="2025-01-20T16:09:00Z" w:id="479"/>
          <w:rFonts w:eastAsia="Times New Roman" w:cstheme="minorHAnsi"/>
          <w:color w:val="242424"/>
          <w:lang w:eastAsia="fr-FR"/>
          <w:rPrChange w:author="KEDDANI Leila" w:date="2025-01-20T16:11:00Z" w:id="480">
            <w:rPr>
              <w:ins w:author="KEDDANI Leila" w:date="2025-01-20T16:09:00Z" w:id="481"/>
              <w:rFonts w:ascii="Times New Roman" w:hAnsi="Times New Roman" w:eastAsia="Times New Roman" w:cs="Times New Roman"/>
              <w:sz w:val="24"/>
              <w:szCs w:val="24"/>
              <w:lang w:eastAsia="fr-FR"/>
            </w:rPr>
          </w:rPrChange>
        </w:rPr>
      </w:pPr>
      <w:ins w:author="KEDDANI Leila" w:date="2025-01-20T16:09:00Z" w:id="482">
        <w:r w:rsidRPr="00467CC3">
          <w:rPr>
            <w:rFonts w:eastAsia="Times New Roman" w:cstheme="minorHAnsi"/>
            <w:color w:val="242424"/>
            <w:lang w:eastAsia="fr-FR"/>
            <w:rPrChange w:author="KEDDANI Leila" w:date="2025-01-20T16:11:00Z" w:id="483">
              <w:rPr>
                <w:rFonts w:ascii="Times New Roman" w:hAnsi="Times New Roman" w:eastAsia="Times New Roman" w:cs="Times New Roman"/>
                <w:sz w:val="24"/>
                <w:szCs w:val="24"/>
                <w:lang w:eastAsia="fr-FR"/>
              </w:rPr>
            </w:rPrChange>
          </w:rPr>
          <w:t>Une synthèse de l’analyse réalisée l’année précédente est présentée en début d’année pour évaluer les actions entreprises et les risques toujours présents.</w:t>
        </w:r>
      </w:ins>
    </w:p>
    <w:p w:rsidRPr="00467CC3" w:rsidR="00467CC3" w:rsidP="00467CC3" w:rsidRDefault="00467CC3" w14:paraId="2C9F571D" w14:textId="77777777">
      <w:pPr>
        <w:numPr>
          <w:ilvl w:val="0"/>
          <w:numId w:val="56"/>
        </w:numPr>
        <w:spacing w:before="100" w:beforeAutospacing="1" w:after="100" w:afterAutospacing="1" w:line="240" w:lineRule="auto"/>
        <w:jc w:val="left"/>
        <w:rPr>
          <w:ins w:author="KEDDANI Leila" w:date="2025-01-20T16:09:00Z" w:id="484"/>
          <w:rFonts w:eastAsia="Times New Roman" w:cstheme="minorHAnsi"/>
          <w:color w:val="242424"/>
          <w:lang w:eastAsia="fr-FR"/>
          <w:rPrChange w:author="KEDDANI Leila" w:date="2025-01-20T16:11:00Z" w:id="485">
            <w:rPr>
              <w:ins w:author="KEDDANI Leila" w:date="2025-01-20T16:09:00Z" w:id="486"/>
              <w:rFonts w:ascii="Times New Roman" w:hAnsi="Times New Roman" w:eastAsia="Times New Roman" w:cs="Times New Roman"/>
              <w:sz w:val="24"/>
              <w:szCs w:val="24"/>
              <w:lang w:eastAsia="fr-FR"/>
            </w:rPr>
          </w:rPrChange>
        </w:rPr>
      </w:pPr>
      <w:ins w:author="KEDDANI Leila" w:date="2025-01-20T16:09:00Z" w:id="487">
        <w:r w:rsidRPr="00467CC3">
          <w:rPr>
            <w:rFonts w:eastAsia="Times New Roman" w:cstheme="minorHAnsi"/>
            <w:color w:val="242424"/>
            <w:lang w:eastAsia="fr-FR"/>
            <w:rPrChange w:author="KEDDANI Leila" w:date="2025-01-20T16:11:00Z" w:id="488">
              <w:rPr>
                <w:rFonts w:ascii="Times New Roman" w:hAnsi="Times New Roman" w:eastAsia="Times New Roman" w:cs="Times New Roman"/>
                <w:sz w:val="24"/>
                <w:szCs w:val="24"/>
                <w:lang w:eastAsia="fr-FR"/>
              </w:rPr>
            </w:rPrChange>
          </w:rPr>
          <w:t>Le rapport d’analyse précédent doit inclure :</w:t>
        </w:r>
      </w:ins>
    </w:p>
    <w:p w:rsidRPr="00467CC3" w:rsidR="00467CC3" w:rsidP="00467CC3" w:rsidRDefault="00467CC3" w14:paraId="77DDC5CE" w14:textId="77777777">
      <w:pPr>
        <w:numPr>
          <w:ilvl w:val="1"/>
          <w:numId w:val="56"/>
        </w:numPr>
        <w:spacing w:before="100" w:beforeAutospacing="1" w:after="100" w:afterAutospacing="1" w:line="240" w:lineRule="auto"/>
        <w:jc w:val="left"/>
        <w:rPr>
          <w:ins w:author="KEDDANI Leila" w:date="2025-01-20T16:09:00Z" w:id="489"/>
          <w:rFonts w:eastAsia="Times New Roman" w:cstheme="minorHAnsi"/>
          <w:color w:val="242424"/>
          <w:lang w:eastAsia="fr-FR"/>
          <w:rPrChange w:author="KEDDANI Leila" w:date="2025-01-20T16:11:00Z" w:id="490">
            <w:rPr>
              <w:ins w:author="KEDDANI Leila" w:date="2025-01-20T16:09:00Z" w:id="491"/>
              <w:rFonts w:ascii="Times New Roman" w:hAnsi="Times New Roman" w:eastAsia="Times New Roman" w:cs="Times New Roman"/>
              <w:sz w:val="24"/>
              <w:szCs w:val="24"/>
              <w:lang w:eastAsia="fr-FR"/>
            </w:rPr>
          </w:rPrChange>
        </w:rPr>
      </w:pPr>
      <w:ins w:author="KEDDANI Leila" w:date="2025-01-20T16:09:00Z" w:id="492">
        <w:r w:rsidRPr="00467CC3">
          <w:rPr>
            <w:rFonts w:eastAsia="Times New Roman" w:cstheme="minorHAnsi"/>
            <w:color w:val="242424"/>
            <w:lang w:eastAsia="fr-FR"/>
            <w:rPrChange w:author="KEDDANI Leila" w:date="2025-01-20T16:11:00Z" w:id="493">
              <w:rPr>
                <w:rFonts w:ascii="Times New Roman" w:hAnsi="Times New Roman" w:eastAsia="Times New Roman" w:cs="Times New Roman"/>
                <w:sz w:val="24"/>
                <w:szCs w:val="24"/>
                <w:lang w:eastAsia="fr-FR"/>
              </w:rPr>
            </w:rPrChange>
          </w:rPr>
          <w:t>Les risques identifiés et leur niveau de criticité.</w:t>
        </w:r>
      </w:ins>
    </w:p>
    <w:p w:rsidRPr="00467CC3" w:rsidR="00467CC3" w:rsidP="00467CC3" w:rsidRDefault="00467CC3" w14:paraId="11FA5A9D" w14:textId="77777777">
      <w:pPr>
        <w:numPr>
          <w:ilvl w:val="1"/>
          <w:numId w:val="56"/>
        </w:numPr>
        <w:spacing w:before="100" w:beforeAutospacing="1" w:after="100" w:afterAutospacing="1" w:line="240" w:lineRule="auto"/>
        <w:jc w:val="left"/>
        <w:rPr>
          <w:ins w:author="KEDDANI Leila" w:date="2025-01-20T16:09:00Z" w:id="494"/>
          <w:rFonts w:eastAsia="Times New Roman" w:cstheme="minorHAnsi"/>
          <w:color w:val="242424"/>
          <w:lang w:eastAsia="fr-FR"/>
          <w:rPrChange w:author="KEDDANI Leila" w:date="2025-01-20T16:11:00Z" w:id="495">
            <w:rPr>
              <w:ins w:author="KEDDANI Leila" w:date="2025-01-20T16:09:00Z" w:id="496"/>
              <w:rFonts w:ascii="Times New Roman" w:hAnsi="Times New Roman" w:eastAsia="Times New Roman" w:cs="Times New Roman"/>
              <w:sz w:val="24"/>
              <w:szCs w:val="24"/>
              <w:lang w:eastAsia="fr-FR"/>
            </w:rPr>
          </w:rPrChange>
        </w:rPr>
      </w:pPr>
      <w:ins w:author="KEDDANI Leila" w:date="2025-01-20T16:09:00Z" w:id="497">
        <w:r w:rsidRPr="00467CC3">
          <w:rPr>
            <w:rFonts w:eastAsia="Times New Roman" w:cstheme="minorHAnsi"/>
            <w:color w:val="242424"/>
            <w:lang w:eastAsia="fr-FR"/>
            <w:rPrChange w:author="KEDDANI Leila" w:date="2025-01-20T16:11:00Z" w:id="498">
              <w:rPr>
                <w:rFonts w:ascii="Times New Roman" w:hAnsi="Times New Roman" w:eastAsia="Times New Roman" w:cs="Times New Roman"/>
                <w:sz w:val="24"/>
                <w:szCs w:val="24"/>
                <w:lang w:eastAsia="fr-FR"/>
              </w:rPr>
            </w:rPrChange>
          </w:rPr>
          <w:t>Les mesures correctives mises en œuvre et leur efficacité.</w:t>
        </w:r>
      </w:ins>
    </w:p>
    <w:p w:rsidRPr="00467CC3" w:rsidR="00467CC3" w:rsidP="00467CC3" w:rsidRDefault="00467CC3" w14:paraId="4C72E65E" w14:textId="77777777">
      <w:pPr>
        <w:numPr>
          <w:ilvl w:val="1"/>
          <w:numId w:val="56"/>
        </w:numPr>
        <w:spacing w:before="100" w:beforeAutospacing="1" w:after="100" w:afterAutospacing="1" w:line="240" w:lineRule="auto"/>
        <w:jc w:val="left"/>
        <w:rPr>
          <w:ins w:author="KEDDANI Leila" w:date="2025-01-20T16:09:00Z" w:id="499"/>
          <w:rFonts w:eastAsia="Times New Roman" w:cstheme="minorHAnsi"/>
          <w:color w:val="242424"/>
          <w:lang w:eastAsia="fr-FR"/>
          <w:rPrChange w:author="KEDDANI Leila" w:date="2025-01-20T16:11:00Z" w:id="500">
            <w:rPr>
              <w:ins w:author="KEDDANI Leila" w:date="2025-01-20T16:09:00Z" w:id="501"/>
              <w:rFonts w:ascii="Times New Roman" w:hAnsi="Times New Roman" w:eastAsia="Times New Roman" w:cs="Times New Roman"/>
              <w:sz w:val="24"/>
              <w:szCs w:val="24"/>
              <w:lang w:eastAsia="fr-FR"/>
            </w:rPr>
          </w:rPrChange>
        </w:rPr>
      </w:pPr>
      <w:ins w:author="KEDDANI Leila" w:date="2025-01-20T16:09:00Z" w:id="502">
        <w:r w:rsidRPr="00467CC3">
          <w:rPr>
            <w:rFonts w:eastAsia="Times New Roman" w:cstheme="minorHAnsi"/>
            <w:color w:val="242424"/>
            <w:lang w:eastAsia="fr-FR"/>
            <w:rPrChange w:author="KEDDANI Leila" w:date="2025-01-20T16:11:00Z" w:id="503">
              <w:rPr>
                <w:rFonts w:ascii="Times New Roman" w:hAnsi="Times New Roman" w:eastAsia="Times New Roman" w:cs="Times New Roman"/>
                <w:sz w:val="24"/>
                <w:szCs w:val="24"/>
                <w:lang w:eastAsia="fr-FR"/>
              </w:rPr>
            </w:rPrChange>
          </w:rPr>
          <w:t>Les points restant à traiter ou nécessitant un suivi renforcé.</w:t>
        </w:r>
      </w:ins>
    </w:p>
    <w:p w:rsidRPr="00467CC3" w:rsidR="00467CC3" w:rsidP="00467CC3" w:rsidRDefault="00467CC3" w14:paraId="66DC0BB1" w14:textId="77777777">
      <w:pPr>
        <w:spacing w:before="100" w:beforeAutospacing="1" w:after="100" w:afterAutospacing="1" w:line="240" w:lineRule="auto"/>
        <w:jc w:val="left"/>
        <w:rPr>
          <w:ins w:author="KEDDANI Leila" w:date="2025-01-20T16:09:00Z" w:id="504"/>
          <w:rFonts w:eastAsia="Times New Roman" w:cstheme="minorHAnsi"/>
          <w:b/>
          <w:color w:val="242424"/>
          <w:lang w:eastAsia="fr-FR"/>
          <w:rPrChange w:author="KEDDANI Leila" w:date="2025-01-20T16:12:00Z" w:id="505">
            <w:rPr>
              <w:ins w:author="KEDDANI Leila" w:date="2025-01-20T16:09:00Z" w:id="506"/>
              <w:rFonts w:ascii="Times New Roman" w:hAnsi="Times New Roman" w:eastAsia="Times New Roman" w:cs="Times New Roman"/>
              <w:sz w:val="24"/>
              <w:szCs w:val="24"/>
              <w:lang w:eastAsia="fr-FR"/>
            </w:rPr>
          </w:rPrChange>
        </w:rPr>
      </w:pPr>
      <w:ins w:author="KEDDANI Leila" w:date="2025-01-20T16:09:00Z" w:id="507">
        <w:r w:rsidRPr="00467CC3">
          <w:rPr>
            <w:rFonts w:eastAsia="Times New Roman" w:cstheme="minorHAnsi"/>
            <w:b/>
            <w:color w:val="242424"/>
            <w:lang w:eastAsia="fr-FR"/>
            <w:rPrChange w:author="KEDDANI Leila" w:date="2025-01-20T16:12:00Z" w:id="508">
              <w:rPr>
                <w:rFonts w:ascii="Times New Roman" w:hAnsi="Times New Roman" w:eastAsia="Times New Roman" w:cs="Times New Roman"/>
                <w:b/>
                <w:bCs/>
                <w:sz w:val="24"/>
                <w:szCs w:val="24"/>
                <w:lang w:eastAsia="fr-FR"/>
              </w:rPr>
            </w:rPrChange>
          </w:rPr>
          <w:t>Méthodologie</w:t>
        </w:r>
        <w:r w:rsidRPr="00467CC3">
          <w:rPr>
            <w:rFonts w:eastAsia="Times New Roman" w:cstheme="minorHAnsi"/>
            <w:b/>
            <w:color w:val="242424"/>
            <w:lang w:eastAsia="fr-FR"/>
            <w:rPrChange w:author="KEDDANI Leila" w:date="2025-01-20T16:12:00Z" w:id="509">
              <w:rPr>
                <w:rFonts w:ascii="Times New Roman" w:hAnsi="Times New Roman" w:eastAsia="Times New Roman" w:cs="Times New Roman"/>
                <w:sz w:val="24"/>
                <w:szCs w:val="24"/>
                <w:lang w:eastAsia="fr-FR"/>
              </w:rPr>
            </w:rPrChange>
          </w:rPr>
          <w:t xml:space="preserve"> :</w:t>
        </w:r>
      </w:ins>
    </w:p>
    <w:p w:rsidRPr="00467CC3" w:rsidR="00467CC3" w:rsidP="00467CC3" w:rsidRDefault="00467CC3" w14:paraId="22B9819C" w14:textId="08157122">
      <w:pPr>
        <w:numPr>
          <w:ilvl w:val="0"/>
          <w:numId w:val="57"/>
        </w:numPr>
        <w:spacing w:before="100" w:beforeAutospacing="1" w:after="100" w:afterAutospacing="1" w:line="240" w:lineRule="auto"/>
        <w:jc w:val="left"/>
        <w:rPr>
          <w:ins w:author="KEDDANI Leila" w:date="2025-01-20T16:09:00Z" w:id="510"/>
          <w:rFonts w:eastAsia="Times New Roman" w:cstheme="minorHAnsi"/>
          <w:color w:val="242424"/>
          <w:lang w:eastAsia="fr-FR"/>
          <w:rPrChange w:author="KEDDANI Leila" w:date="2025-01-20T16:12:00Z" w:id="511">
            <w:rPr>
              <w:ins w:author="KEDDANI Leila" w:date="2025-01-20T16:09:00Z" w:id="512"/>
              <w:rFonts w:ascii="Times New Roman" w:hAnsi="Times New Roman" w:eastAsia="Times New Roman" w:cs="Times New Roman"/>
              <w:sz w:val="24"/>
              <w:szCs w:val="24"/>
              <w:lang w:eastAsia="fr-FR"/>
            </w:rPr>
          </w:rPrChange>
        </w:rPr>
      </w:pPr>
      <w:ins w:author="KEDDANI Leila" w:date="2025-01-20T16:09:00Z" w:id="513">
        <w:r w:rsidRPr="00467CC3">
          <w:rPr>
            <w:rFonts w:eastAsia="Times New Roman" w:cstheme="minorHAnsi"/>
            <w:color w:val="242424"/>
            <w:lang w:eastAsia="fr-FR"/>
            <w:rPrChange w:author="KEDDANI Leila" w:date="2025-01-20T16:12:00Z" w:id="514">
              <w:rPr>
                <w:rFonts w:ascii="Times New Roman" w:hAnsi="Times New Roman" w:eastAsia="Times New Roman" w:cs="Times New Roman"/>
                <w:sz w:val="24"/>
                <w:szCs w:val="24"/>
                <w:lang w:eastAsia="fr-FR"/>
              </w:rPr>
            </w:rPrChange>
          </w:rPr>
          <w:t>Les analyses sont basées sur une grille d’évaluation des risques</w:t>
        </w:r>
      </w:ins>
    </w:p>
    <w:p w:rsidRPr="00F6466A" w:rsidR="00F6466A" w:rsidP="00F6466A" w:rsidRDefault="00467CC3" w14:paraId="24AA5849" w14:textId="0DB0C5CB">
      <w:pPr>
        <w:numPr>
          <w:ilvl w:val="0"/>
          <w:numId w:val="57"/>
        </w:numPr>
        <w:spacing w:before="100" w:beforeAutospacing="1" w:after="100" w:afterAutospacing="1" w:line="240" w:lineRule="auto"/>
        <w:jc w:val="left"/>
        <w:rPr>
          <w:ins w:author="KEDDANI Leila" w:date="2025-01-20T16:17:00Z" w:id="515"/>
          <w:rFonts w:eastAsia="Times New Roman" w:cstheme="minorHAnsi"/>
          <w:b/>
          <w:color w:val="242424"/>
          <w:lang w:eastAsia="fr-FR"/>
          <w:rPrChange w:author="KEDDANI Leila" w:date="2025-01-20T16:17:00Z" w:id="516">
            <w:rPr>
              <w:ins w:author="KEDDANI Leila" w:date="2025-01-20T16:17:00Z" w:id="517"/>
              <w:rFonts w:eastAsia="Times New Roman" w:cstheme="minorHAnsi"/>
              <w:b/>
              <w:color w:val="242424"/>
              <w:lang w:eastAsia="fr-FR"/>
            </w:rPr>
          </w:rPrChange>
        </w:rPr>
        <w:pPrChange w:author="KEDDANI Leila" w:date="2025-01-20T16:17:00Z" w:id="518">
          <w:pPr>
            <w:numPr>
              <w:numId w:val="57"/>
            </w:numPr>
            <w:tabs>
              <w:tab w:val="num" w:pos="720"/>
            </w:tabs>
            <w:spacing w:before="100" w:beforeAutospacing="1" w:after="100" w:afterAutospacing="1" w:line="240" w:lineRule="auto"/>
            <w:ind w:left="720" w:hanging="360"/>
            <w:jc w:val="left"/>
          </w:pPr>
        </w:pPrChange>
      </w:pPr>
      <w:ins w:author="KEDDANI Leila" w:date="2025-01-20T16:09:00Z" w:id="519">
        <w:r w:rsidRPr="00F6466A">
          <w:rPr>
            <w:rFonts w:eastAsia="Times New Roman" w:cstheme="minorHAnsi"/>
            <w:color w:val="242424"/>
            <w:lang w:eastAsia="fr-FR"/>
            <w:rPrChange w:author="KEDDANI Leila" w:date="2025-01-20T16:17:00Z" w:id="520">
              <w:rPr>
                <w:rFonts w:ascii="Times New Roman" w:hAnsi="Times New Roman" w:eastAsia="Times New Roman" w:cs="Times New Roman"/>
                <w:sz w:val="24"/>
                <w:szCs w:val="24"/>
                <w:lang w:eastAsia="fr-FR"/>
              </w:rPr>
            </w:rPrChange>
          </w:rPr>
          <w:t>La participation des responsables de domaine e</w:t>
        </w:r>
      </w:ins>
      <w:ins w:author="KEDDANI Leila" w:date="2025-01-20T16:17:00Z" w:id="521">
        <w:r w:rsidRPr="00F6466A" w:rsidR="00F6466A">
          <w:rPr>
            <w:rFonts w:eastAsia="Times New Roman" w:cstheme="minorHAnsi"/>
            <w:color w:val="242424"/>
            <w:lang w:eastAsia="fr-FR"/>
            <w:rPrChange w:author="KEDDANI Leila" w:date="2025-01-20T16:17:00Z" w:id="522">
              <w:rPr>
                <w:rFonts w:eastAsia="Times New Roman" w:cstheme="minorHAnsi"/>
                <w:color w:val="242424"/>
                <w:lang w:eastAsia="fr-FR"/>
              </w:rPr>
            </w:rPrChange>
          </w:rPr>
          <w:t xml:space="preserve">t si nécessaire </w:t>
        </w:r>
      </w:ins>
      <w:ins w:author="KEDDANI Leila" w:date="2025-01-20T16:09:00Z" w:id="523">
        <w:r w:rsidRPr="00F6466A">
          <w:rPr>
            <w:rFonts w:eastAsia="Times New Roman" w:cstheme="minorHAnsi"/>
            <w:color w:val="242424"/>
            <w:lang w:eastAsia="fr-FR"/>
            <w:rPrChange w:author="KEDDANI Leila" w:date="2025-01-20T16:17:00Z" w:id="524">
              <w:rPr>
                <w:rFonts w:ascii="Times New Roman" w:hAnsi="Times New Roman" w:eastAsia="Times New Roman" w:cs="Times New Roman"/>
                <w:sz w:val="24"/>
                <w:szCs w:val="24"/>
                <w:lang w:eastAsia="fr-FR"/>
              </w:rPr>
            </w:rPrChange>
          </w:rPr>
          <w:t>des référents applicatifs</w:t>
        </w:r>
      </w:ins>
    </w:p>
    <w:p w:rsidRPr="00F6466A" w:rsidR="00F6466A" w:rsidP="00F6466A" w:rsidRDefault="00F6466A" w14:paraId="44B87A34" w14:textId="77777777">
      <w:pPr>
        <w:spacing w:before="100" w:beforeAutospacing="1" w:after="100" w:afterAutospacing="1" w:line="240" w:lineRule="auto"/>
        <w:jc w:val="left"/>
        <w:rPr>
          <w:ins w:author="KEDDANI Leila" w:date="2025-01-20T16:17:00Z" w:id="525"/>
          <w:rFonts w:eastAsia="Times New Roman" w:cstheme="minorHAnsi"/>
          <w:color w:val="242424"/>
          <w:lang w:eastAsia="fr-FR"/>
          <w:rPrChange w:author="KEDDANI Leila" w:date="2025-01-20T16:17:00Z" w:id="526">
            <w:rPr>
              <w:ins w:author="KEDDANI Leila" w:date="2025-01-20T16:17:00Z" w:id="527"/>
              <w:rFonts w:eastAsia="Times New Roman" w:cstheme="minorHAnsi"/>
              <w:b/>
              <w:color w:val="242424"/>
              <w:lang w:eastAsia="fr-FR"/>
            </w:rPr>
          </w:rPrChange>
        </w:rPr>
        <w:pPrChange w:author="KEDDANI Leila" w:date="2025-01-20T16:18:00Z" w:id="528">
          <w:pPr>
            <w:numPr>
              <w:numId w:val="57"/>
            </w:numPr>
            <w:tabs>
              <w:tab w:val="num" w:pos="720"/>
            </w:tabs>
            <w:spacing w:before="100" w:beforeAutospacing="1" w:after="100" w:afterAutospacing="1" w:line="240" w:lineRule="auto"/>
            <w:ind w:left="720" w:hanging="360"/>
            <w:jc w:val="left"/>
          </w:pPr>
        </w:pPrChange>
      </w:pPr>
    </w:p>
    <w:p w:rsidRPr="00467CC3" w:rsidR="00467CC3" w:rsidP="00F6466A" w:rsidRDefault="00F6466A" w14:paraId="0B0FB24D" w14:textId="1E3CC126">
      <w:pPr>
        <w:spacing w:before="100" w:beforeAutospacing="1" w:after="100" w:afterAutospacing="1" w:line="240" w:lineRule="auto"/>
        <w:jc w:val="left"/>
        <w:rPr>
          <w:ins w:author="KEDDANI Leila" w:date="2025-01-20T16:09:00Z" w:id="529"/>
          <w:rFonts w:eastAsia="Times New Roman" w:cstheme="minorHAnsi"/>
          <w:color w:val="242424"/>
          <w:lang w:eastAsia="fr-FR"/>
          <w:rPrChange w:author="KEDDANI Leila" w:date="2025-01-20T16:12:00Z" w:id="530">
            <w:rPr>
              <w:ins w:author="KEDDANI Leila" w:date="2025-01-20T16:09:00Z" w:id="531"/>
              <w:rFonts w:ascii="Times New Roman" w:hAnsi="Times New Roman" w:eastAsia="Times New Roman" w:cs="Times New Roman"/>
              <w:sz w:val="24"/>
              <w:szCs w:val="24"/>
              <w:lang w:eastAsia="fr-FR"/>
            </w:rPr>
          </w:rPrChange>
        </w:rPr>
        <w:pPrChange w:author="KEDDANI Leila" w:date="2025-01-20T16:18:00Z" w:id="532">
          <w:pPr>
            <w:numPr>
              <w:numId w:val="58"/>
            </w:numPr>
            <w:tabs>
              <w:tab w:val="num" w:pos="720"/>
            </w:tabs>
            <w:spacing w:before="100" w:beforeAutospacing="1" w:after="100" w:afterAutospacing="1" w:line="240" w:lineRule="auto"/>
            <w:ind w:left="720" w:hanging="360"/>
            <w:jc w:val="left"/>
          </w:pPr>
        </w:pPrChange>
      </w:pPr>
      <w:ins w:author="KEDDANI Leila" w:date="2025-01-20T16:18:00Z" w:id="533">
        <w:r>
          <w:rPr>
            <w:rFonts w:eastAsia="Times New Roman" w:cstheme="minorHAnsi"/>
            <w:color w:val="242424"/>
            <w:lang w:eastAsia="fr-FR"/>
          </w:rPr>
          <w:t xml:space="preserve">L’analyse des risques est </w:t>
        </w:r>
      </w:ins>
      <w:ins w:author="KEDDANI Leila" w:date="2025-01-20T16:09:00Z" w:id="534">
        <w:r w:rsidRPr="00467CC3" w:rsidR="00467CC3">
          <w:rPr>
            <w:rFonts w:eastAsia="Times New Roman" w:cstheme="minorHAnsi"/>
            <w:color w:val="242424"/>
            <w:lang w:eastAsia="fr-FR"/>
            <w:rPrChange w:author="KEDDANI Leila" w:date="2025-01-20T16:12:00Z" w:id="535">
              <w:rPr>
                <w:rFonts w:ascii="Times New Roman" w:hAnsi="Times New Roman" w:eastAsia="Times New Roman" w:cs="Times New Roman"/>
                <w:sz w:val="24"/>
                <w:szCs w:val="24"/>
                <w:lang w:eastAsia="fr-FR"/>
              </w:rPr>
            </w:rPrChange>
          </w:rPr>
          <w:t>archivé</w:t>
        </w:r>
      </w:ins>
      <w:ins w:author="KEDDANI Leila" w:date="2025-01-20T16:18:00Z" w:id="536">
        <w:r>
          <w:rPr>
            <w:rFonts w:eastAsia="Times New Roman" w:cstheme="minorHAnsi"/>
            <w:color w:val="242424"/>
            <w:lang w:eastAsia="fr-FR"/>
          </w:rPr>
          <w:t>e</w:t>
        </w:r>
      </w:ins>
      <w:ins w:author="KEDDANI Leila" w:date="2025-01-20T16:09:00Z" w:id="537">
        <w:r w:rsidRPr="00467CC3" w:rsidR="00467CC3">
          <w:rPr>
            <w:rFonts w:eastAsia="Times New Roman" w:cstheme="minorHAnsi"/>
            <w:color w:val="242424"/>
            <w:lang w:eastAsia="fr-FR"/>
            <w:rPrChange w:author="KEDDANI Leila" w:date="2025-01-20T16:12:00Z" w:id="538">
              <w:rPr>
                <w:rFonts w:ascii="Times New Roman" w:hAnsi="Times New Roman" w:eastAsia="Times New Roman" w:cs="Times New Roman"/>
                <w:sz w:val="24"/>
                <w:szCs w:val="24"/>
                <w:lang w:eastAsia="fr-FR"/>
              </w:rPr>
            </w:rPrChange>
          </w:rPr>
          <w:t xml:space="preserve"> dans le canal </w:t>
        </w:r>
        <w:r w:rsidRPr="00467CC3" w:rsidR="00467CC3">
          <w:rPr>
            <w:rFonts w:eastAsia="Times New Roman" w:cstheme="minorHAnsi"/>
            <w:b/>
            <w:color w:val="242424"/>
            <w:lang w:eastAsia="fr-FR"/>
            <w:rPrChange w:author="KEDDANI Leila" w:date="2025-01-20T16:12:00Z" w:id="539">
              <w:rPr>
                <w:rFonts w:ascii="Times New Roman" w:hAnsi="Times New Roman" w:eastAsia="Times New Roman" w:cs="Times New Roman"/>
                <w:b/>
                <w:bCs/>
                <w:sz w:val="24"/>
                <w:szCs w:val="24"/>
                <w:lang w:eastAsia="fr-FR"/>
              </w:rPr>
            </w:rPrChange>
          </w:rPr>
          <w:t>Général</w:t>
        </w:r>
        <w:r w:rsidRPr="00467CC3" w:rsidR="00467CC3">
          <w:rPr>
            <w:rFonts w:eastAsia="Times New Roman" w:cstheme="minorHAnsi"/>
            <w:color w:val="242424"/>
            <w:lang w:eastAsia="fr-FR"/>
            <w:rPrChange w:author="KEDDANI Leila" w:date="2025-01-20T16:12:00Z" w:id="540">
              <w:rPr>
                <w:rFonts w:ascii="Times New Roman" w:hAnsi="Times New Roman" w:eastAsia="Times New Roman" w:cs="Times New Roman"/>
                <w:sz w:val="24"/>
                <w:szCs w:val="24"/>
                <w:lang w:eastAsia="fr-FR"/>
              </w:rPr>
            </w:rPrChange>
          </w:rPr>
          <w:t xml:space="preserve">, dossier </w:t>
        </w:r>
        <w:r w:rsidRPr="00467CC3" w:rsidR="00467CC3">
          <w:rPr>
            <w:rFonts w:eastAsia="Times New Roman" w:cstheme="minorHAnsi"/>
            <w:b/>
            <w:color w:val="242424"/>
            <w:lang w:eastAsia="fr-FR"/>
            <w:rPrChange w:author="KEDDANI Leila" w:date="2025-01-20T16:12:00Z" w:id="541">
              <w:rPr>
                <w:rFonts w:ascii="Times New Roman" w:hAnsi="Times New Roman" w:eastAsia="Times New Roman" w:cs="Times New Roman"/>
                <w:b/>
                <w:bCs/>
                <w:sz w:val="24"/>
                <w:szCs w:val="24"/>
                <w:lang w:eastAsia="fr-FR"/>
              </w:rPr>
            </w:rPrChange>
          </w:rPr>
          <w:t>Référentiel</w:t>
        </w:r>
        <w:r w:rsidRPr="00467CC3" w:rsidR="00467CC3">
          <w:rPr>
            <w:rFonts w:eastAsia="Times New Roman" w:cstheme="minorHAnsi"/>
            <w:b/>
            <w:color w:val="242424"/>
            <w:lang w:eastAsia="fr-FR"/>
            <w:rPrChange w:author="KEDDANI Leila" w:date="2025-01-20T16:12:00Z" w:id="542">
              <w:rPr>
                <w:rFonts w:ascii="Times New Roman" w:hAnsi="Times New Roman" w:eastAsia="Times New Roman" w:cs="Times New Roman"/>
                <w:sz w:val="24"/>
                <w:szCs w:val="24"/>
                <w:lang w:eastAsia="fr-FR"/>
              </w:rPr>
            </w:rPrChange>
          </w:rPr>
          <w:t>,</w:t>
        </w:r>
        <w:r w:rsidRPr="00467CC3" w:rsidR="00467CC3">
          <w:rPr>
            <w:rFonts w:eastAsia="Times New Roman" w:cstheme="minorHAnsi"/>
            <w:color w:val="242424"/>
            <w:lang w:eastAsia="fr-FR"/>
            <w:rPrChange w:author="KEDDANI Leila" w:date="2025-01-20T16:12:00Z" w:id="543">
              <w:rPr>
                <w:rFonts w:ascii="Times New Roman" w:hAnsi="Times New Roman" w:eastAsia="Times New Roman" w:cs="Times New Roman"/>
                <w:sz w:val="24"/>
                <w:szCs w:val="24"/>
                <w:lang w:eastAsia="fr-FR"/>
              </w:rPr>
            </w:rPrChange>
          </w:rPr>
          <w:t xml:space="preserve"> sous-dossier </w:t>
        </w:r>
        <w:r w:rsidRPr="00467CC3" w:rsidR="00467CC3">
          <w:rPr>
            <w:rFonts w:eastAsia="Times New Roman" w:cstheme="minorHAnsi"/>
            <w:b/>
            <w:color w:val="242424"/>
            <w:lang w:eastAsia="fr-FR"/>
            <w:rPrChange w:author="KEDDANI Leila" w:date="2025-01-20T16:12:00Z" w:id="544">
              <w:rPr>
                <w:rFonts w:ascii="Times New Roman" w:hAnsi="Times New Roman" w:eastAsia="Times New Roman" w:cs="Times New Roman"/>
                <w:b/>
                <w:bCs/>
                <w:sz w:val="24"/>
                <w:szCs w:val="24"/>
                <w:lang w:eastAsia="fr-FR"/>
              </w:rPr>
            </w:rPrChange>
          </w:rPr>
          <w:t>SQGDR</w:t>
        </w:r>
        <w:r w:rsidRPr="00467CC3" w:rsidR="00467CC3">
          <w:rPr>
            <w:rFonts w:eastAsia="Times New Roman" w:cstheme="minorHAnsi"/>
            <w:b/>
            <w:color w:val="242424"/>
            <w:lang w:eastAsia="fr-FR"/>
            <w:rPrChange w:author="KEDDANI Leila" w:date="2025-01-20T16:12:00Z" w:id="545">
              <w:rPr>
                <w:rFonts w:ascii="Times New Roman" w:hAnsi="Times New Roman" w:eastAsia="Times New Roman" w:cs="Times New Roman"/>
                <w:sz w:val="24"/>
                <w:szCs w:val="24"/>
                <w:lang w:eastAsia="fr-FR"/>
              </w:rPr>
            </w:rPrChange>
          </w:rPr>
          <w:t>.</w:t>
        </w:r>
      </w:ins>
    </w:p>
    <w:p w:rsidRPr="00F6466A" w:rsidR="00467CC3" w:rsidP="00F6466A" w:rsidRDefault="00467CC3" w14:paraId="03346CB8" w14:textId="3B897D69">
      <w:pPr>
        <w:numPr>
          <w:ilvl w:val="0"/>
          <w:numId w:val="57"/>
        </w:numPr>
        <w:spacing w:before="100" w:beforeAutospacing="1" w:after="100" w:afterAutospacing="1" w:line="240" w:lineRule="auto"/>
        <w:jc w:val="left"/>
        <w:rPr>
          <w:ins w:author="KEDDANI Leila" w:date="2025-01-16T16:52:00Z" w:id="546"/>
          <w:rFonts w:eastAsia="Times New Roman" w:cstheme="minorHAnsi"/>
          <w:color w:val="242424"/>
          <w:lang w:eastAsia="fr-FR"/>
          <w:rPrChange w:author="KEDDANI Leila" w:date="2025-01-20T16:19:00Z" w:id="547">
            <w:rPr>
              <w:ins w:author="KEDDANI Leila" w:date="2025-01-16T16:52:00Z" w:id="548"/>
              <w:rFonts w:eastAsia="Times New Roman" w:cstheme="minorHAnsi"/>
              <w:b/>
              <w:bCs/>
              <w:color w:val="242424"/>
              <w:lang w:eastAsia="fr-FR"/>
            </w:rPr>
          </w:rPrChange>
        </w:rPr>
        <w:pPrChange w:author="KEDDANI Leila" w:date="2025-01-20T16:19:00Z" w:id="549">
          <w:pPr>
            <w:shd w:val="clear" w:color="auto" w:fill="FFFFFF" w:themeFill="background1"/>
            <w:spacing w:after="0" w:line="240" w:lineRule="auto"/>
          </w:pPr>
        </w:pPrChange>
      </w:pPr>
      <w:ins w:author="KEDDANI Leila" w:date="2025-01-20T16:09:00Z" w:id="550">
        <w:r w:rsidRPr="00467CC3">
          <w:rPr>
            <w:rFonts w:eastAsia="Times New Roman" w:cstheme="minorHAnsi"/>
            <w:color w:val="242424"/>
            <w:lang w:eastAsia="fr-FR"/>
            <w:rPrChange w:author="KEDDANI Leila" w:date="2025-01-20T16:12:00Z" w:id="551">
              <w:rPr>
                <w:rFonts w:ascii="Times New Roman" w:hAnsi="Times New Roman" w:eastAsia="Times New Roman" w:cs="Times New Roman"/>
                <w:sz w:val="24"/>
                <w:szCs w:val="24"/>
                <w:lang w:eastAsia="fr-FR"/>
              </w:rPr>
            </w:rPrChange>
          </w:rPr>
          <w:t>Un suivi des actions est assuré par le RSSI</w:t>
        </w:r>
      </w:ins>
      <w:ins w:author="KEDDANI Leila" w:date="2025-01-20T16:18:00Z" w:id="552">
        <w:r w:rsidR="00F6466A">
          <w:rPr>
            <w:rFonts w:eastAsia="Times New Roman" w:cstheme="minorHAnsi"/>
            <w:color w:val="242424"/>
            <w:lang w:eastAsia="fr-FR"/>
          </w:rPr>
          <w:t>/QGDR</w:t>
        </w:r>
      </w:ins>
      <w:ins w:author="KEDDANI Leila" w:date="2025-01-20T16:09:00Z" w:id="553">
        <w:r w:rsidRPr="00467CC3">
          <w:rPr>
            <w:rFonts w:eastAsia="Times New Roman" w:cstheme="minorHAnsi"/>
            <w:color w:val="242424"/>
            <w:lang w:eastAsia="fr-FR"/>
            <w:rPrChange w:author="KEDDANI Leila" w:date="2025-01-20T16:12:00Z" w:id="554">
              <w:rPr>
                <w:rFonts w:ascii="Times New Roman" w:hAnsi="Times New Roman" w:eastAsia="Times New Roman" w:cs="Times New Roman"/>
                <w:sz w:val="24"/>
                <w:szCs w:val="24"/>
                <w:lang w:eastAsia="fr-FR"/>
              </w:rPr>
            </w:rPrChange>
          </w:rPr>
          <w:t xml:space="preserve"> en collaboration avec les responsables concernés.</w:t>
        </w:r>
      </w:ins>
      <w:bookmarkStart w:name="_GoBack" w:id="555"/>
      <w:bookmarkEnd w:id="555"/>
    </w:p>
    <w:p w:rsidR="003E6308" w:rsidP="003E6308" w:rsidRDefault="003E6308" w14:paraId="28AB579B" w14:textId="77777777">
      <w:pPr>
        <w:pStyle w:val="Titre2"/>
        <w:rPr>
          <w:ins w:author="KEDDANI Leila" w:date="2025-01-20T16:05:00Z" w:id="556"/>
        </w:rPr>
      </w:pPr>
      <w:ins w:author="KEDDANI Leila" w:date="2025-01-20T16:05:00Z" w:id="558">
        <w:r w:rsidRPr="4D21D88E">
          <w:t xml:space="preserve">Gestion documentaire interne </w:t>
        </w:r>
      </w:ins>
    </w:p>
    <w:p w:rsidRPr="000432D6" w:rsidR="003E6308" w:rsidP="003E6308" w:rsidRDefault="003E6308" w14:paraId="504C9B11" w14:textId="77777777">
      <w:pPr>
        <w:shd w:val="clear" w:color="auto" w:fill="FFFFFF"/>
        <w:spacing w:before="100" w:beforeAutospacing="1" w:after="100" w:afterAutospacing="1" w:line="240" w:lineRule="auto"/>
        <w:jc w:val="left"/>
        <w:rPr>
          <w:ins w:author="KEDDANI Leila" w:date="2025-01-20T16:05:00Z" w:id="559"/>
          <w:rFonts w:eastAsia="Times New Roman" w:cstheme="minorHAnsi"/>
          <w:lang w:eastAsia="fr-FR"/>
        </w:rPr>
      </w:pPr>
      <w:ins w:author="KEDDANI Leila" w:date="2025-01-20T16:05:00Z" w:id="560">
        <w:r w:rsidRPr="000432D6">
          <w:rPr>
            <w:rFonts w:eastAsia="Times New Roman" w:cstheme="minorHAnsi"/>
            <w:lang w:eastAsia="fr-FR"/>
          </w:rPr>
          <w:t xml:space="preserve">Les documents nécessaires à tous les agents de la DSIN (technique, bureautique, fonctionnelle) seront stockés dans un dossier unique et organisés par domaine dans le canal </w:t>
        </w:r>
        <w:r w:rsidRPr="000432D6">
          <w:rPr>
            <w:rFonts w:eastAsia="Times New Roman" w:cstheme="minorHAnsi"/>
            <w:b/>
            <w:lang w:eastAsia="fr-FR"/>
          </w:rPr>
          <w:t>Général\</w:t>
        </w:r>
        <w:proofErr w:type="spellStart"/>
        <w:r w:rsidRPr="000432D6">
          <w:rPr>
            <w:rFonts w:eastAsia="Times New Roman" w:cstheme="minorHAnsi"/>
            <w:b/>
            <w:lang w:eastAsia="fr-FR"/>
          </w:rPr>
          <w:t>SIH_Referentiel</w:t>
        </w:r>
        <w:proofErr w:type="spellEnd"/>
        <w:r w:rsidRPr="000432D6">
          <w:rPr>
            <w:rFonts w:eastAsia="Times New Roman" w:cstheme="minorHAnsi"/>
            <w:lang w:eastAsia="fr-FR"/>
          </w:rPr>
          <w:t xml:space="preserve"> puis </w:t>
        </w:r>
        <w:proofErr w:type="spellStart"/>
        <w:r w:rsidRPr="000432D6">
          <w:rPr>
            <w:rFonts w:eastAsia="Times New Roman" w:cstheme="minorHAnsi"/>
            <w:b/>
            <w:lang w:eastAsia="fr-FR"/>
          </w:rPr>
          <w:t>SIHR_Procédure</w:t>
        </w:r>
        <w:proofErr w:type="spellEnd"/>
        <w:r w:rsidRPr="000432D6">
          <w:rPr>
            <w:rFonts w:eastAsia="Times New Roman" w:cstheme="minorHAnsi"/>
            <w:lang w:eastAsia="fr-FR"/>
          </w:rPr>
          <w:t>. Le découpage des dossiers suivra les noms de domaine suivants :</w:t>
        </w:r>
      </w:ins>
    </w:p>
    <w:p w:rsidRPr="000432D6" w:rsidR="003E6308" w:rsidP="003E6308" w:rsidRDefault="003E6308" w14:paraId="25E5B923" w14:textId="77777777">
      <w:pPr>
        <w:numPr>
          <w:ilvl w:val="0"/>
          <w:numId w:val="44"/>
        </w:numPr>
        <w:shd w:val="clear" w:color="auto" w:fill="FFFFFF"/>
        <w:spacing w:before="100" w:beforeAutospacing="1" w:after="100" w:afterAutospacing="1" w:line="240" w:lineRule="auto"/>
        <w:jc w:val="left"/>
        <w:rPr>
          <w:ins w:author="KEDDANI Leila" w:date="2025-01-20T16:05:00Z" w:id="561"/>
          <w:rFonts w:eastAsia="Times New Roman" w:cstheme="minorHAnsi"/>
          <w:lang w:eastAsia="fr-FR"/>
        </w:rPr>
      </w:pPr>
      <w:ins w:author="KEDDANI Leila" w:date="2025-01-20T16:05:00Z" w:id="562">
        <w:r w:rsidRPr="000432D6">
          <w:rPr>
            <w:rFonts w:eastAsia="Times New Roman" w:cstheme="minorHAnsi"/>
            <w:lang w:eastAsia="fr-FR"/>
          </w:rPr>
          <w:t>DPI : Dossier patient informatisé</w:t>
        </w:r>
      </w:ins>
    </w:p>
    <w:p w:rsidRPr="000432D6" w:rsidR="003E6308" w:rsidP="003E6308" w:rsidRDefault="003E6308" w14:paraId="78FC4502" w14:textId="77777777">
      <w:pPr>
        <w:numPr>
          <w:ilvl w:val="0"/>
          <w:numId w:val="44"/>
        </w:numPr>
        <w:shd w:val="clear" w:color="auto" w:fill="FFFFFF"/>
        <w:spacing w:before="100" w:beforeAutospacing="1" w:after="100" w:afterAutospacing="1" w:line="240" w:lineRule="auto"/>
        <w:jc w:val="left"/>
        <w:rPr>
          <w:ins w:author="KEDDANI Leila" w:date="2025-01-20T16:05:00Z" w:id="563"/>
          <w:rFonts w:eastAsia="Times New Roman" w:cstheme="minorHAnsi"/>
          <w:lang w:eastAsia="fr-FR"/>
        </w:rPr>
      </w:pPr>
      <w:ins w:author="KEDDANI Leila" w:date="2025-01-20T16:05:00Z" w:id="564">
        <w:r w:rsidRPr="000432D6">
          <w:rPr>
            <w:rFonts w:eastAsia="Times New Roman" w:cstheme="minorHAnsi"/>
            <w:lang w:eastAsia="fr-FR"/>
          </w:rPr>
          <w:t>ITEROP : Interface/interopérabilité</w:t>
        </w:r>
      </w:ins>
    </w:p>
    <w:p w:rsidRPr="000432D6" w:rsidR="003E6308" w:rsidP="003E6308" w:rsidRDefault="003E6308" w14:paraId="00F06101" w14:textId="77777777">
      <w:pPr>
        <w:numPr>
          <w:ilvl w:val="0"/>
          <w:numId w:val="44"/>
        </w:numPr>
        <w:shd w:val="clear" w:color="auto" w:fill="FFFFFF"/>
        <w:spacing w:before="100" w:beforeAutospacing="1" w:after="100" w:afterAutospacing="1" w:line="240" w:lineRule="auto"/>
        <w:jc w:val="left"/>
        <w:rPr>
          <w:ins w:author="KEDDANI Leila" w:date="2025-01-20T16:05:00Z" w:id="565"/>
          <w:rFonts w:eastAsia="Times New Roman" w:cstheme="minorHAnsi"/>
          <w:lang w:eastAsia="fr-FR"/>
        </w:rPr>
      </w:pPr>
      <w:ins w:author="KEDDANI Leila" w:date="2025-01-20T16:05:00Z" w:id="566">
        <w:r w:rsidRPr="000432D6">
          <w:rPr>
            <w:rFonts w:eastAsia="Times New Roman" w:cstheme="minorHAnsi"/>
            <w:lang w:eastAsia="fr-FR"/>
          </w:rPr>
          <w:t>MTECH : Médico-technique</w:t>
        </w:r>
      </w:ins>
    </w:p>
    <w:p w:rsidRPr="000432D6" w:rsidR="003E6308" w:rsidP="003E6308" w:rsidRDefault="003E6308" w14:paraId="20C61FD5" w14:textId="77777777">
      <w:pPr>
        <w:numPr>
          <w:ilvl w:val="0"/>
          <w:numId w:val="44"/>
        </w:numPr>
        <w:shd w:val="clear" w:color="auto" w:fill="FFFFFF"/>
        <w:spacing w:before="100" w:beforeAutospacing="1" w:after="100" w:afterAutospacing="1" w:line="240" w:lineRule="auto"/>
        <w:jc w:val="left"/>
        <w:rPr>
          <w:ins w:author="KEDDANI Leila" w:date="2025-01-20T16:05:00Z" w:id="567"/>
          <w:rFonts w:eastAsia="Times New Roman" w:cstheme="minorHAnsi"/>
          <w:lang w:eastAsia="fr-FR"/>
        </w:rPr>
      </w:pPr>
      <w:ins w:author="KEDDANI Leila" w:date="2025-01-20T16:05:00Z" w:id="568">
        <w:r w:rsidRPr="000432D6">
          <w:rPr>
            <w:rFonts w:eastAsia="Times New Roman" w:cstheme="minorHAnsi"/>
            <w:lang w:eastAsia="fr-FR"/>
          </w:rPr>
          <w:t>ADMIN : Administratif</w:t>
        </w:r>
      </w:ins>
    </w:p>
    <w:p w:rsidRPr="000432D6" w:rsidR="003E6308" w:rsidP="003E6308" w:rsidRDefault="003E6308" w14:paraId="6BBFF842" w14:textId="77777777">
      <w:pPr>
        <w:numPr>
          <w:ilvl w:val="0"/>
          <w:numId w:val="44"/>
        </w:numPr>
        <w:shd w:val="clear" w:color="auto" w:fill="FFFFFF"/>
        <w:spacing w:before="100" w:beforeAutospacing="1" w:after="100" w:afterAutospacing="1" w:line="240" w:lineRule="auto"/>
        <w:jc w:val="left"/>
        <w:rPr>
          <w:ins w:author="KEDDANI Leila" w:date="2025-01-20T16:05:00Z" w:id="569"/>
          <w:rFonts w:eastAsia="Times New Roman" w:cstheme="minorHAnsi"/>
          <w:lang w:eastAsia="fr-FR"/>
        </w:rPr>
      </w:pPr>
      <w:ins w:author="KEDDANI Leila" w:date="2025-01-20T16:05:00Z" w:id="570">
        <w:r w:rsidRPr="000432D6">
          <w:rPr>
            <w:rFonts w:eastAsia="Times New Roman" w:cstheme="minorHAnsi"/>
            <w:lang w:eastAsia="fr-FR"/>
          </w:rPr>
          <w:t>PTI : Poste de travail informatique</w:t>
        </w:r>
      </w:ins>
    </w:p>
    <w:p w:rsidRPr="000432D6" w:rsidR="003E6308" w:rsidP="003E6308" w:rsidRDefault="003E6308" w14:paraId="3EA3E510" w14:textId="77777777">
      <w:pPr>
        <w:numPr>
          <w:ilvl w:val="0"/>
          <w:numId w:val="44"/>
        </w:numPr>
        <w:shd w:val="clear" w:color="auto" w:fill="FFFFFF"/>
        <w:spacing w:before="100" w:beforeAutospacing="1" w:after="100" w:afterAutospacing="1" w:line="240" w:lineRule="auto"/>
        <w:jc w:val="left"/>
        <w:rPr>
          <w:ins w:author="KEDDANI Leila" w:date="2025-01-20T16:05:00Z" w:id="571"/>
          <w:rFonts w:eastAsia="Times New Roman" w:cstheme="minorHAnsi"/>
          <w:lang w:eastAsia="fr-FR"/>
        </w:rPr>
      </w:pPr>
      <w:ins w:author="KEDDANI Leila" w:date="2025-01-20T16:05:00Z" w:id="572">
        <w:r w:rsidRPr="000432D6">
          <w:rPr>
            <w:rFonts w:eastAsia="Times New Roman" w:cstheme="minorHAnsi"/>
            <w:lang w:eastAsia="fr-FR"/>
          </w:rPr>
          <w:t>INFRA : Infrastructure</w:t>
        </w:r>
      </w:ins>
    </w:p>
    <w:p w:rsidRPr="000432D6" w:rsidR="003E6308" w:rsidP="003E6308" w:rsidRDefault="003E6308" w14:paraId="30977A65" w14:textId="77777777">
      <w:pPr>
        <w:numPr>
          <w:ilvl w:val="0"/>
          <w:numId w:val="44"/>
        </w:numPr>
        <w:shd w:val="clear" w:color="auto" w:fill="FFFFFF"/>
        <w:spacing w:before="100" w:beforeAutospacing="1" w:after="100" w:afterAutospacing="1" w:line="240" w:lineRule="auto"/>
        <w:jc w:val="left"/>
        <w:rPr>
          <w:ins w:author="KEDDANI Leila" w:date="2025-01-20T16:05:00Z" w:id="573"/>
          <w:rFonts w:eastAsia="Times New Roman" w:cstheme="minorHAnsi"/>
          <w:lang w:eastAsia="fr-FR"/>
        </w:rPr>
      </w:pPr>
      <w:ins w:author="KEDDANI Leila" w:date="2025-01-20T16:05:00Z" w:id="574">
        <w:r w:rsidRPr="000432D6">
          <w:rPr>
            <w:rFonts w:eastAsia="Times New Roman" w:cstheme="minorHAnsi"/>
            <w:lang w:eastAsia="fr-FR"/>
          </w:rPr>
          <w:t>SQGDR : Sécurité/qualité gestion des risques</w:t>
        </w:r>
      </w:ins>
    </w:p>
    <w:p w:rsidRPr="000432D6" w:rsidR="003E6308" w:rsidP="003E6308" w:rsidRDefault="003E6308" w14:paraId="3E3F3787" w14:textId="77777777">
      <w:pPr>
        <w:numPr>
          <w:ilvl w:val="0"/>
          <w:numId w:val="44"/>
        </w:numPr>
        <w:shd w:val="clear" w:color="auto" w:fill="FFFFFF"/>
        <w:spacing w:before="100" w:beforeAutospacing="1" w:after="100" w:afterAutospacing="1" w:line="240" w:lineRule="auto"/>
        <w:jc w:val="left"/>
        <w:rPr>
          <w:ins w:author="KEDDANI Leila" w:date="2025-01-20T16:05:00Z" w:id="575"/>
          <w:rFonts w:eastAsia="Times New Roman" w:cstheme="minorHAnsi"/>
          <w:lang w:eastAsia="fr-FR"/>
        </w:rPr>
      </w:pPr>
      <w:ins w:author="KEDDANI Leila" w:date="2025-01-20T16:05:00Z" w:id="576">
        <w:r w:rsidRPr="000432D6">
          <w:rPr>
            <w:rFonts w:eastAsia="Times New Roman" w:cstheme="minorHAnsi"/>
            <w:lang w:eastAsia="fr-FR"/>
          </w:rPr>
          <w:t>GENERALE : Pour les documents touchant toute la DSIN</w:t>
        </w:r>
      </w:ins>
    </w:p>
    <w:p w:rsidRPr="000432D6" w:rsidR="003E6308" w:rsidP="003E6308" w:rsidRDefault="003E6308" w14:paraId="1A4210C9" w14:textId="77777777">
      <w:pPr>
        <w:shd w:val="clear" w:color="auto" w:fill="FFFFFF"/>
        <w:spacing w:before="100" w:beforeAutospacing="1" w:after="100" w:afterAutospacing="1" w:line="240" w:lineRule="auto"/>
        <w:jc w:val="left"/>
        <w:rPr>
          <w:ins w:author="KEDDANI Leila" w:date="2025-01-20T16:05:00Z" w:id="577"/>
          <w:rFonts w:eastAsia="Times New Roman" w:cstheme="minorHAnsi"/>
          <w:lang w:eastAsia="fr-FR"/>
        </w:rPr>
      </w:pPr>
      <w:ins w:author="KEDDANI Leila" w:date="2025-01-20T16:05:00Z" w:id="578">
        <w:r w:rsidRPr="000432D6">
          <w:rPr>
            <w:rFonts w:eastAsia="Times New Roman" w:cstheme="minorHAnsi"/>
            <w:lang w:eastAsia="fr-FR"/>
          </w:rPr>
          <w:t>Chaque dossier regroupera l'ensemble de la documentation technique et fonctionnelle, des procédures d'installation, d'exploitation, des modes opératoires, de la documentation utilisateur, etc. Chaque dossier contiendra également un dossier d'archives dans lequel seront stockés les anciens documents sans aucun classement. L'idée est de faciliter un archivage rapide afin de n'avoir dans le répertoire que les documents opérationnels. L'essentiel est de bien appliquer la nomenclature des documents.</w:t>
        </w:r>
      </w:ins>
    </w:p>
    <w:p w:rsidRPr="000432D6" w:rsidR="003E6308" w:rsidP="003E6308" w:rsidRDefault="003E6308" w14:paraId="738AA138" w14:textId="77777777">
      <w:pPr>
        <w:shd w:val="clear" w:color="auto" w:fill="FFFFFF"/>
        <w:spacing w:before="100" w:beforeAutospacing="1" w:after="100" w:afterAutospacing="1" w:line="240" w:lineRule="auto"/>
        <w:jc w:val="left"/>
        <w:rPr>
          <w:ins w:author="KEDDANI Leila" w:date="2025-01-20T16:05:00Z" w:id="579"/>
          <w:rFonts w:eastAsia="Times New Roman" w:cstheme="minorHAnsi"/>
          <w:lang w:eastAsia="fr-FR"/>
        </w:rPr>
      </w:pPr>
      <w:ins w:author="KEDDANI Leila" w:date="2025-01-20T16:05:00Z" w:id="580">
        <w:r w:rsidRPr="000432D6">
          <w:rPr>
            <w:rFonts w:eastAsia="Times New Roman" w:cstheme="minorHAnsi"/>
            <w:lang w:eastAsia="fr-FR"/>
          </w:rPr>
          <w:t xml:space="preserve">En fin de projet, la documentation utile pour le MCO doit être transférée dans le dossier de l'application dans le répertoire </w:t>
        </w:r>
        <w:proofErr w:type="spellStart"/>
        <w:r w:rsidRPr="000432D6">
          <w:rPr>
            <w:rFonts w:eastAsia="Times New Roman" w:cstheme="minorHAnsi"/>
            <w:b/>
            <w:lang w:eastAsia="fr-FR"/>
          </w:rPr>
          <w:t>SIHR_Procedures</w:t>
        </w:r>
        <w:proofErr w:type="spellEnd"/>
        <w:r w:rsidRPr="000432D6">
          <w:rPr>
            <w:rFonts w:eastAsia="Times New Roman" w:cstheme="minorHAnsi"/>
            <w:b/>
            <w:lang w:eastAsia="fr-FR"/>
          </w:rPr>
          <w:t>.</w:t>
        </w:r>
      </w:ins>
    </w:p>
    <w:p w:rsidRPr="000432D6" w:rsidR="003E6308" w:rsidP="003E6308" w:rsidRDefault="003E6308" w14:paraId="2857D602" w14:textId="77777777">
      <w:pPr>
        <w:shd w:val="clear" w:color="auto" w:fill="FFFFFF"/>
        <w:spacing w:before="100" w:beforeAutospacing="1" w:after="100" w:afterAutospacing="1" w:line="240" w:lineRule="auto"/>
        <w:jc w:val="left"/>
        <w:rPr>
          <w:ins w:author="KEDDANI Leila" w:date="2025-01-20T16:05:00Z" w:id="581"/>
          <w:rFonts w:eastAsia="Times New Roman" w:cstheme="minorHAnsi"/>
          <w:lang w:eastAsia="fr-FR"/>
        </w:rPr>
      </w:pPr>
      <w:ins w:author="KEDDANI Leila" w:date="2025-01-20T16:05:00Z" w:id="582">
        <w:r w:rsidRPr="000432D6">
          <w:rPr>
            <w:rFonts w:eastAsia="Times New Roman" w:cstheme="minorHAnsi"/>
            <w:lang w:eastAsia="fr-FR"/>
          </w:rPr>
          <w:t xml:space="preserve">Le référencement des documents doit respecter les règles suivantes : </w:t>
        </w:r>
        <w:proofErr w:type="spellStart"/>
        <w:r w:rsidRPr="000432D6">
          <w:rPr>
            <w:rFonts w:eastAsia="Times New Roman" w:cstheme="minorHAnsi"/>
            <w:b/>
            <w:lang w:eastAsia="fr-FR"/>
          </w:rPr>
          <w:t>ETS_Domaine_Application_Version</w:t>
        </w:r>
        <w:proofErr w:type="spellEnd"/>
        <w:r w:rsidRPr="000432D6">
          <w:rPr>
            <w:rFonts w:eastAsia="Times New Roman" w:cstheme="minorHAnsi"/>
            <w:b/>
            <w:lang w:eastAsia="fr-FR"/>
          </w:rPr>
          <w:t>-Libellé explicite du document</w:t>
        </w:r>
        <w:r w:rsidRPr="000432D6">
          <w:rPr>
            <w:rFonts w:eastAsia="Times New Roman" w:cstheme="minorHAnsi"/>
            <w:lang w:eastAsia="fr-FR"/>
          </w:rPr>
          <w:t>. Où ETS représente le site/établissement :</w:t>
        </w:r>
      </w:ins>
    </w:p>
    <w:p w:rsidRPr="000432D6" w:rsidR="003E6308" w:rsidP="003E6308" w:rsidRDefault="003E6308" w14:paraId="4CB9DD86" w14:textId="77777777">
      <w:pPr>
        <w:numPr>
          <w:ilvl w:val="0"/>
          <w:numId w:val="45"/>
        </w:numPr>
        <w:shd w:val="clear" w:color="auto" w:fill="FFFFFF"/>
        <w:spacing w:before="100" w:beforeAutospacing="1" w:after="100" w:afterAutospacing="1" w:line="240" w:lineRule="auto"/>
        <w:jc w:val="left"/>
        <w:rPr>
          <w:ins w:author="KEDDANI Leila" w:date="2025-01-20T16:05:00Z" w:id="583"/>
          <w:rFonts w:eastAsia="Times New Roman" w:cstheme="minorHAnsi"/>
          <w:lang w:eastAsia="fr-FR"/>
        </w:rPr>
      </w:pPr>
      <w:ins w:author="KEDDANI Leila" w:date="2025-01-20T16:05:00Z" w:id="584">
        <w:r w:rsidRPr="000432D6">
          <w:rPr>
            <w:rFonts w:eastAsia="Times New Roman" w:cstheme="minorHAnsi"/>
            <w:lang w:eastAsia="fr-FR"/>
          </w:rPr>
          <w:t>PDF : GHT Plaine De France</w:t>
        </w:r>
      </w:ins>
    </w:p>
    <w:p w:rsidRPr="000432D6" w:rsidR="003E6308" w:rsidP="003E6308" w:rsidRDefault="003E6308" w14:paraId="11742C82" w14:textId="77777777">
      <w:pPr>
        <w:numPr>
          <w:ilvl w:val="0"/>
          <w:numId w:val="45"/>
        </w:numPr>
        <w:shd w:val="clear" w:color="auto" w:fill="FFFFFF"/>
        <w:spacing w:before="100" w:beforeAutospacing="1" w:after="100" w:afterAutospacing="1" w:line="240" w:lineRule="auto"/>
        <w:jc w:val="left"/>
        <w:rPr>
          <w:ins w:author="KEDDANI Leila" w:date="2025-01-20T16:05:00Z" w:id="585"/>
          <w:rFonts w:eastAsia="Times New Roman" w:cstheme="minorHAnsi"/>
          <w:lang w:eastAsia="fr-FR"/>
        </w:rPr>
      </w:pPr>
      <w:ins w:author="KEDDANI Leila" w:date="2025-01-20T16:05:00Z" w:id="586">
        <w:r w:rsidRPr="000432D6">
          <w:rPr>
            <w:rFonts w:eastAsia="Times New Roman" w:cstheme="minorHAnsi"/>
            <w:lang w:eastAsia="fr-FR"/>
          </w:rPr>
          <w:t>SD : Saint-Denis</w:t>
        </w:r>
      </w:ins>
    </w:p>
    <w:p w:rsidRPr="000432D6" w:rsidR="003E6308" w:rsidP="003E6308" w:rsidRDefault="003E6308" w14:paraId="30DC2E00" w14:textId="77777777">
      <w:pPr>
        <w:numPr>
          <w:ilvl w:val="0"/>
          <w:numId w:val="45"/>
        </w:numPr>
        <w:shd w:val="clear" w:color="auto" w:fill="FFFFFF"/>
        <w:spacing w:before="100" w:beforeAutospacing="1" w:after="100" w:afterAutospacing="1" w:line="240" w:lineRule="auto"/>
        <w:jc w:val="left"/>
        <w:rPr>
          <w:ins w:author="KEDDANI Leila" w:date="2025-01-20T16:05:00Z" w:id="587"/>
          <w:rFonts w:eastAsia="Times New Roman" w:cstheme="minorHAnsi"/>
          <w:lang w:eastAsia="fr-FR"/>
        </w:rPr>
      </w:pPr>
      <w:ins w:author="KEDDANI Leila" w:date="2025-01-20T16:05:00Z" w:id="588">
        <w:r w:rsidRPr="000432D6">
          <w:rPr>
            <w:rFonts w:eastAsia="Times New Roman" w:cstheme="minorHAnsi"/>
            <w:lang w:eastAsia="fr-FR"/>
          </w:rPr>
          <w:t>GO : Gonesse</w:t>
        </w:r>
      </w:ins>
    </w:p>
    <w:p w:rsidRPr="000432D6" w:rsidR="003E6308" w:rsidP="003E6308" w:rsidRDefault="003E6308" w14:paraId="09DD8760" w14:textId="77777777">
      <w:pPr>
        <w:shd w:val="clear" w:color="auto" w:fill="FFFFFF"/>
        <w:spacing w:before="100" w:beforeAutospacing="1" w:after="100" w:afterAutospacing="1" w:line="240" w:lineRule="auto"/>
        <w:jc w:val="left"/>
        <w:rPr>
          <w:ins w:author="KEDDANI Leila" w:date="2025-01-20T16:05:00Z" w:id="589"/>
          <w:rFonts w:eastAsia="Times New Roman" w:cstheme="minorHAnsi"/>
          <w:lang w:eastAsia="fr-FR"/>
        </w:rPr>
      </w:pPr>
      <w:ins w:author="KEDDANI Leila" w:date="2025-01-20T16:05:00Z" w:id="590">
        <w:r w:rsidRPr="000432D6">
          <w:rPr>
            <w:rFonts w:eastAsia="Times New Roman" w:cstheme="minorHAnsi"/>
            <w:lang w:eastAsia="fr-FR"/>
          </w:rPr>
          <w:t>Les domaines sont :</w:t>
        </w:r>
      </w:ins>
    </w:p>
    <w:p w:rsidRPr="000432D6" w:rsidR="003E6308" w:rsidP="003E6308" w:rsidRDefault="003E6308" w14:paraId="129F2B65" w14:textId="77777777">
      <w:pPr>
        <w:numPr>
          <w:ilvl w:val="0"/>
          <w:numId w:val="46"/>
        </w:numPr>
        <w:shd w:val="clear" w:color="auto" w:fill="FFFFFF"/>
        <w:spacing w:before="100" w:beforeAutospacing="1" w:after="100" w:afterAutospacing="1" w:line="240" w:lineRule="auto"/>
        <w:jc w:val="left"/>
        <w:rPr>
          <w:ins w:author="KEDDANI Leila" w:date="2025-01-20T16:05:00Z" w:id="591"/>
          <w:rFonts w:eastAsia="Times New Roman" w:cstheme="minorHAnsi"/>
          <w:lang w:eastAsia="fr-FR"/>
        </w:rPr>
      </w:pPr>
      <w:ins w:author="KEDDANI Leila" w:date="2025-01-20T16:05:00Z" w:id="592">
        <w:r w:rsidRPr="000432D6">
          <w:rPr>
            <w:rFonts w:eastAsia="Times New Roman" w:cstheme="minorHAnsi"/>
            <w:lang w:eastAsia="fr-FR"/>
          </w:rPr>
          <w:t>DPI : Dossier patient informatisé</w:t>
        </w:r>
      </w:ins>
    </w:p>
    <w:p w:rsidRPr="000432D6" w:rsidR="003E6308" w:rsidP="003E6308" w:rsidRDefault="003E6308" w14:paraId="7F507A09" w14:textId="77777777">
      <w:pPr>
        <w:numPr>
          <w:ilvl w:val="0"/>
          <w:numId w:val="46"/>
        </w:numPr>
        <w:shd w:val="clear" w:color="auto" w:fill="FFFFFF"/>
        <w:spacing w:before="100" w:beforeAutospacing="1" w:after="100" w:afterAutospacing="1" w:line="240" w:lineRule="auto"/>
        <w:jc w:val="left"/>
        <w:rPr>
          <w:ins w:author="KEDDANI Leila" w:date="2025-01-20T16:05:00Z" w:id="593"/>
          <w:rFonts w:eastAsia="Times New Roman" w:cstheme="minorHAnsi"/>
          <w:lang w:eastAsia="fr-FR"/>
        </w:rPr>
      </w:pPr>
      <w:ins w:author="KEDDANI Leila" w:date="2025-01-20T16:05:00Z" w:id="594">
        <w:r w:rsidRPr="000432D6">
          <w:rPr>
            <w:rFonts w:eastAsia="Times New Roman" w:cstheme="minorHAnsi"/>
            <w:lang w:eastAsia="fr-FR"/>
          </w:rPr>
          <w:t>ITF : Interface</w:t>
        </w:r>
      </w:ins>
    </w:p>
    <w:p w:rsidRPr="000432D6" w:rsidR="003E6308" w:rsidP="003E6308" w:rsidRDefault="003E6308" w14:paraId="4D669BE3" w14:textId="77777777">
      <w:pPr>
        <w:numPr>
          <w:ilvl w:val="0"/>
          <w:numId w:val="46"/>
        </w:numPr>
        <w:shd w:val="clear" w:color="auto" w:fill="FFFFFF"/>
        <w:spacing w:before="100" w:beforeAutospacing="1" w:after="100" w:afterAutospacing="1" w:line="240" w:lineRule="auto"/>
        <w:jc w:val="left"/>
        <w:rPr>
          <w:ins w:author="KEDDANI Leila" w:date="2025-01-20T16:05:00Z" w:id="595"/>
          <w:rFonts w:eastAsia="Times New Roman" w:cstheme="minorHAnsi"/>
          <w:lang w:eastAsia="fr-FR"/>
        </w:rPr>
      </w:pPr>
      <w:ins w:author="KEDDANI Leila" w:date="2025-01-20T16:05:00Z" w:id="596">
        <w:r w:rsidRPr="000432D6">
          <w:rPr>
            <w:rFonts w:eastAsia="Times New Roman" w:cstheme="minorHAnsi"/>
            <w:lang w:eastAsia="fr-FR"/>
          </w:rPr>
          <w:t>PTI : Poste de travail informatique</w:t>
        </w:r>
      </w:ins>
    </w:p>
    <w:p w:rsidRPr="000432D6" w:rsidR="003E6308" w:rsidP="003E6308" w:rsidRDefault="003E6308" w14:paraId="74772D9A" w14:textId="77777777">
      <w:pPr>
        <w:numPr>
          <w:ilvl w:val="0"/>
          <w:numId w:val="46"/>
        </w:numPr>
        <w:shd w:val="clear" w:color="auto" w:fill="FFFFFF"/>
        <w:spacing w:before="100" w:beforeAutospacing="1" w:after="100" w:afterAutospacing="1" w:line="240" w:lineRule="auto"/>
        <w:jc w:val="left"/>
        <w:rPr>
          <w:ins w:author="KEDDANI Leila" w:date="2025-01-20T16:05:00Z" w:id="597"/>
          <w:rFonts w:eastAsia="Times New Roman" w:cstheme="minorHAnsi"/>
          <w:lang w:eastAsia="fr-FR"/>
        </w:rPr>
      </w:pPr>
      <w:ins w:author="KEDDANI Leila" w:date="2025-01-20T16:05:00Z" w:id="598">
        <w:r w:rsidRPr="000432D6">
          <w:rPr>
            <w:rFonts w:eastAsia="Times New Roman" w:cstheme="minorHAnsi"/>
            <w:lang w:eastAsia="fr-FR"/>
          </w:rPr>
          <w:t>MTECH : Médico-technique</w:t>
        </w:r>
      </w:ins>
    </w:p>
    <w:p w:rsidRPr="000432D6" w:rsidR="003E6308" w:rsidP="003E6308" w:rsidRDefault="003E6308" w14:paraId="1B1D5A7E" w14:textId="77777777">
      <w:pPr>
        <w:numPr>
          <w:ilvl w:val="0"/>
          <w:numId w:val="46"/>
        </w:numPr>
        <w:shd w:val="clear" w:color="auto" w:fill="FFFFFF"/>
        <w:spacing w:before="100" w:beforeAutospacing="1" w:after="100" w:afterAutospacing="1" w:line="240" w:lineRule="auto"/>
        <w:jc w:val="left"/>
        <w:rPr>
          <w:ins w:author="KEDDANI Leila" w:date="2025-01-20T16:05:00Z" w:id="599"/>
          <w:rFonts w:eastAsia="Times New Roman" w:cstheme="minorHAnsi"/>
          <w:lang w:eastAsia="fr-FR"/>
        </w:rPr>
      </w:pPr>
      <w:ins w:author="KEDDANI Leila" w:date="2025-01-20T16:05:00Z" w:id="600">
        <w:r w:rsidRPr="000432D6">
          <w:rPr>
            <w:rFonts w:eastAsia="Times New Roman" w:cstheme="minorHAnsi"/>
            <w:lang w:eastAsia="fr-FR"/>
          </w:rPr>
          <w:t>SEC : Sécurité</w:t>
        </w:r>
      </w:ins>
    </w:p>
    <w:p w:rsidRPr="000432D6" w:rsidR="003E6308" w:rsidP="003E6308" w:rsidRDefault="003E6308" w14:paraId="50255CD4" w14:textId="77777777">
      <w:pPr>
        <w:numPr>
          <w:ilvl w:val="0"/>
          <w:numId w:val="46"/>
        </w:numPr>
        <w:shd w:val="clear" w:color="auto" w:fill="FFFFFF"/>
        <w:spacing w:before="100" w:beforeAutospacing="1" w:after="100" w:afterAutospacing="1" w:line="240" w:lineRule="auto"/>
        <w:jc w:val="left"/>
        <w:rPr>
          <w:ins w:author="KEDDANI Leila" w:date="2025-01-20T16:05:00Z" w:id="601"/>
          <w:rFonts w:eastAsia="Times New Roman" w:cstheme="minorHAnsi"/>
          <w:lang w:eastAsia="fr-FR"/>
        </w:rPr>
      </w:pPr>
      <w:ins w:author="KEDDANI Leila" w:date="2025-01-20T16:05:00Z" w:id="602">
        <w:r w:rsidRPr="000432D6">
          <w:rPr>
            <w:rFonts w:eastAsia="Times New Roman" w:cstheme="minorHAnsi"/>
            <w:lang w:eastAsia="fr-FR"/>
          </w:rPr>
          <w:t>INFRA : Infrastructure</w:t>
        </w:r>
      </w:ins>
    </w:p>
    <w:p w:rsidRPr="000432D6" w:rsidR="003E6308" w:rsidP="003E6308" w:rsidRDefault="003E6308" w14:paraId="44670EAD" w14:textId="77777777">
      <w:pPr>
        <w:numPr>
          <w:ilvl w:val="0"/>
          <w:numId w:val="46"/>
        </w:numPr>
        <w:shd w:val="clear" w:color="auto" w:fill="FFFFFF" w:themeFill="background1"/>
        <w:spacing w:before="100" w:beforeAutospacing="1" w:after="100" w:afterAutospacing="1" w:line="240" w:lineRule="auto"/>
        <w:jc w:val="left"/>
        <w:rPr>
          <w:ins w:author="KEDDANI Leila" w:date="2025-01-20T16:05:00Z" w:id="603"/>
          <w:rFonts w:eastAsia="Times New Roman"/>
          <w:lang w:eastAsia="fr-FR"/>
        </w:rPr>
      </w:pPr>
      <w:ins w:author="KEDDANI Leila" w:date="2025-01-20T16:05:00Z" w:id="604">
        <w:r w:rsidRPr="52C178AA">
          <w:rPr>
            <w:rFonts w:eastAsia="Times New Roman"/>
            <w:lang w:eastAsia="fr-FR"/>
          </w:rPr>
          <w:t>DSIN : Direction des systèmes d’information et du numérique</w:t>
        </w:r>
      </w:ins>
    </w:p>
    <w:p w:rsidR="003E6308" w:rsidP="003E6308" w:rsidRDefault="003E6308" w14:paraId="40AADEA3" w14:textId="77777777">
      <w:pPr>
        <w:shd w:val="clear" w:color="auto" w:fill="FFFFFF" w:themeFill="background1"/>
        <w:spacing w:beforeAutospacing="1" w:afterAutospacing="1" w:line="240" w:lineRule="auto"/>
        <w:jc w:val="left"/>
        <w:rPr>
          <w:ins w:author="KEDDANI Leila" w:date="2025-01-20T16:05:00Z" w:id="605"/>
          <w:rFonts w:eastAsia="Times New Roman"/>
          <w:lang w:eastAsia="fr-FR"/>
        </w:rPr>
      </w:pPr>
      <w:ins w:author="KEDDANI Leila" w:date="2025-01-20T16:05:00Z" w:id="606">
        <w:r w:rsidRPr="52C178AA">
          <w:rPr>
            <w:rFonts w:eastAsia="Times New Roman"/>
            <w:lang w:eastAsia="fr-FR"/>
          </w:rPr>
          <w:t>ADMIN : Administratif</w:t>
        </w:r>
      </w:ins>
    </w:p>
    <w:p w:rsidRPr="000432D6" w:rsidR="003E6308" w:rsidP="003E6308" w:rsidRDefault="003E6308" w14:paraId="762BDA3E" w14:textId="77777777">
      <w:pPr>
        <w:shd w:val="clear" w:color="auto" w:fill="FFFFFF"/>
        <w:spacing w:before="100" w:beforeAutospacing="1" w:after="100" w:afterAutospacing="1" w:line="240" w:lineRule="auto"/>
        <w:jc w:val="left"/>
        <w:rPr>
          <w:ins w:author="KEDDANI Leila" w:date="2025-01-20T16:05:00Z" w:id="607"/>
          <w:rFonts w:eastAsia="Times New Roman" w:cstheme="minorHAnsi"/>
          <w:lang w:eastAsia="fr-FR"/>
        </w:rPr>
      </w:pPr>
      <w:ins w:author="KEDDANI Leila" w:date="2025-01-20T16:05:00Z" w:id="608">
        <w:r w:rsidRPr="000432D6">
          <w:rPr>
            <w:rFonts w:eastAsia="Times New Roman" w:cstheme="minorHAnsi"/>
            <w:lang w:eastAsia="fr-FR"/>
          </w:rPr>
          <w:t>Le code DSIN est utilisé pour les documents couvrant tous les domaines.</w:t>
        </w:r>
        <w:r>
          <w:rPr>
            <w:rFonts w:eastAsia="Times New Roman" w:cstheme="minorHAnsi"/>
            <w:lang w:eastAsia="fr-FR"/>
          </w:rPr>
          <w:t xml:space="preserve"> </w:t>
        </w:r>
        <w:r w:rsidRPr="000432D6">
          <w:rPr>
            <w:rFonts w:eastAsia="Times New Roman" w:cstheme="minorHAnsi"/>
            <w:lang w:eastAsia="fr-FR"/>
          </w:rPr>
          <w:t>Tous les documents ne sont pas nécessairement liés à une application, mais elle doit figurer dans la référence du document, le cas échéant. Exemple :</w:t>
        </w:r>
      </w:ins>
    </w:p>
    <w:p w:rsidRPr="000432D6" w:rsidR="003E6308" w:rsidP="003E6308" w:rsidRDefault="003E6308" w14:paraId="0B608439" w14:textId="77777777">
      <w:pPr>
        <w:numPr>
          <w:ilvl w:val="0"/>
          <w:numId w:val="47"/>
        </w:numPr>
        <w:shd w:val="clear" w:color="auto" w:fill="FFFFFF"/>
        <w:spacing w:before="100" w:beforeAutospacing="1" w:after="100" w:afterAutospacing="1" w:line="240" w:lineRule="auto"/>
        <w:jc w:val="left"/>
        <w:rPr>
          <w:ins w:author="KEDDANI Leila" w:date="2025-01-20T16:05:00Z" w:id="609"/>
          <w:rFonts w:eastAsia="Times New Roman" w:cstheme="minorHAnsi"/>
          <w:lang w:eastAsia="fr-FR"/>
        </w:rPr>
      </w:pPr>
      <w:ins w:author="KEDDANI Leila" w:date="2025-01-20T16:05:00Z" w:id="610">
        <w:r w:rsidRPr="000432D6">
          <w:rPr>
            <w:rFonts w:eastAsia="Times New Roman" w:cstheme="minorHAnsi"/>
            <w:lang w:eastAsia="fr-FR"/>
          </w:rPr>
          <w:t>GO_DPI_HM_V1.3 – Procédure de gestion des comptes utilisateurs</w:t>
        </w:r>
      </w:ins>
    </w:p>
    <w:p w:rsidRPr="000432D6" w:rsidR="003E6308" w:rsidP="003E6308" w:rsidRDefault="003E6308" w14:paraId="10BD3063" w14:textId="77777777">
      <w:pPr>
        <w:numPr>
          <w:ilvl w:val="0"/>
          <w:numId w:val="47"/>
        </w:numPr>
        <w:shd w:val="clear" w:color="auto" w:fill="FFFFFF"/>
        <w:spacing w:before="100" w:beforeAutospacing="1" w:after="100" w:afterAutospacing="1" w:line="240" w:lineRule="auto"/>
        <w:jc w:val="left"/>
        <w:rPr>
          <w:ins w:author="KEDDANI Leila" w:date="2025-01-20T16:05:00Z" w:id="611"/>
          <w:rFonts w:eastAsia="Times New Roman" w:cstheme="minorHAnsi"/>
          <w:lang w:eastAsia="fr-FR"/>
        </w:rPr>
      </w:pPr>
      <w:ins w:author="KEDDANI Leila" w:date="2025-01-20T16:05:00Z" w:id="612">
        <w:r w:rsidRPr="000432D6">
          <w:rPr>
            <w:rFonts w:eastAsia="Times New Roman" w:cstheme="minorHAnsi"/>
            <w:lang w:eastAsia="fr-FR"/>
          </w:rPr>
          <w:t>PDF_DSIN_V1.0 – Procédure de gestion documentaire</w:t>
        </w:r>
      </w:ins>
    </w:p>
    <w:p w:rsidR="003E6308" w:rsidP="003E6308" w:rsidRDefault="003E6308" w14:paraId="44F609DA" w14:textId="77777777">
      <w:pPr>
        <w:shd w:val="clear" w:color="auto" w:fill="FFFFFF"/>
        <w:spacing w:before="100" w:beforeAutospacing="1" w:after="100" w:afterAutospacing="1" w:line="240" w:lineRule="auto"/>
        <w:jc w:val="left"/>
        <w:rPr>
          <w:ins w:author="KEDDANI Leila" w:date="2025-01-20T16:05:00Z" w:id="613"/>
          <w:rFonts w:eastAsia="Times New Roman" w:cstheme="minorHAnsi"/>
          <w:lang w:eastAsia="fr-FR"/>
        </w:rPr>
      </w:pPr>
      <w:ins w:author="KEDDANI Leila" w:date="2025-01-20T16:05:00Z" w:id="614">
        <w:r w:rsidRPr="000432D6">
          <w:rPr>
            <w:rFonts w:eastAsia="Times New Roman" w:cstheme="minorHAnsi"/>
            <w:lang w:eastAsia="fr-FR"/>
          </w:rPr>
          <w:t xml:space="preserve">Les documents doivent avoir le même format. Une trame est disponible dans le </w:t>
        </w:r>
        <w:r>
          <w:rPr>
            <w:rFonts w:eastAsia="Times New Roman" w:cstheme="minorHAnsi"/>
            <w:lang w:eastAsia="fr-FR"/>
          </w:rPr>
          <w:t>dossier « </w:t>
        </w:r>
        <w:proofErr w:type="spellStart"/>
        <w:r>
          <w:rPr>
            <w:rFonts w:eastAsia="Times New Roman" w:cstheme="minorHAnsi"/>
            <w:lang w:eastAsia="fr-FR"/>
          </w:rPr>
          <w:t>SIHR_modeles</w:t>
        </w:r>
        <w:proofErr w:type="spellEnd"/>
        <w:r>
          <w:rPr>
            <w:rFonts w:eastAsia="Times New Roman" w:cstheme="minorHAnsi"/>
            <w:lang w:eastAsia="fr-FR"/>
          </w:rPr>
          <w:t> »</w:t>
        </w:r>
      </w:ins>
    </w:p>
    <w:p w:rsidRPr="000432D6" w:rsidR="003E6308" w:rsidP="003E6308" w:rsidRDefault="003E6308" w14:paraId="2DE4B967" w14:textId="77777777">
      <w:pPr>
        <w:shd w:val="clear" w:color="auto" w:fill="FFFFFF"/>
        <w:spacing w:before="100" w:beforeAutospacing="1" w:after="100" w:afterAutospacing="1" w:line="240" w:lineRule="auto"/>
        <w:jc w:val="left"/>
        <w:rPr>
          <w:ins w:author="KEDDANI Leila" w:date="2025-01-20T16:05:00Z" w:id="615"/>
          <w:rFonts w:eastAsia="Times New Roman" w:cstheme="minorHAnsi"/>
          <w:i/>
          <w:lang w:eastAsia="fr-FR"/>
        </w:rPr>
      </w:pPr>
      <w:ins w:author="KEDDANI Leila" w:date="2025-01-20T16:05:00Z" w:id="616">
        <w:r w:rsidRPr="000432D6">
          <w:rPr>
            <w:rFonts w:eastAsia="Times New Roman" w:cstheme="minorHAnsi"/>
            <w:i/>
            <w:lang w:eastAsia="fr-FR"/>
          </w:rPr>
          <w:t xml:space="preserve"> Cf Procédure "PDF_DSIN_V1.0-Procédure gestion documentaire" pour plus d’informations.</w:t>
        </w:r>
      </w:ins>
    </w:p>
    <w:p w:rsidR="00A00D77" w:rsidP="003E6308" w:rsidRDefault="00A00D77" w14:paraId="4A3BB328" w14:textId="77777777">
      <w:pPr>
        <w:pStyle w:val="Titre2"/>
        <w:rPr>
          <w:ins w:author="KEDDANI Leila" w:date="2025-01-16T16:52:00Z" w:id="617"/>
        </w:rPr>
        <w:pPrChange w:author="KEDDANI Leila" w:date="2025-01-20T16:05:00Z" w:id="618">
          <w:pPr>
            <w:pStyle w:val="Titre3"/>
          </w:pPr>
        </w:pPrChange>
      </w:pPr>
      <w:ins w:author="KEDDANI Leila" w:date="2025-01-16T16:52:00Z" w:id="619">
        <w:r>
          <w:t>Sensibilisation des utilisateurs aux risques cyber</w:t>
        </w:r>
      </w:ins>
    </w:p>
    <w:p w:rsidRPr="00A00D77" w:rsidR="00A00D77" w:rsidP="00A00D77" w:rsidRDefault="00A00D77" w14:paraId="6F54E4D6" w14:textId="77777777">
      <w:pPr>
        <w:pStyle w:val="NormalWeb"/>
        <w:numPr>
          <w:ilvl w:val="0"/>
          <w:numId w:val="53"/>
        </w:numPr>
        <w:rPr>
          <w:ins w:author="KEDDANI Leila" w:date="2025-01-16T16:52:00Z" w:id="620"/>
          <w:rFonts w:asciiTheme="minorHAnsi" w:hAnsiTheme="minorHAnsi" w:cstheme="minorHAnsi"/>
          <w:color w:val="242424"/>
          <w:sz w:val="22"/>
          <w:szCs w:val="22"/>
          <w:rPrChange w:author="KEDDANI Leila" w:date="2025-01-16T16:52:00Z" w:id="621">
            <w:rPr>
              <w:ins w:author="KEDDANI Leila" w:date="2025-01-16T16:52:00Z" w:id="622"/>
            </w:rPr>
          </w:rPrChange>
        </w:rPr>
      </w:pPr>
      <w:ins w:author="KEDDANI Leila" w:date="2025-01-16T16:52:00Z" w:id="623">
        <w:r w:rsidRPr="00A00D77">
          <w:rPr>
            <w:rFonts w:asciiTheme="minorHAnsi" w:hAnsiTheme="minorHAnsi" w:cstheme="minorHAnsi"/>
            <w:color w:val="242424"/>
            <w:sz w:val="22"/>
            <w:szCs w:val="22"/>
            <w:rPrChange w:author="KEDDANI Leila" w:date="2025-01-16T16:52:00Z" w:id="624">
              <w:rPr>
                <w:rStyle w:val="lev"/>
              </w:rPr>
            </w:rPrChange>
          </w:rPr>
          <w:t>Envoi de sensibilisations mensuelles</w:t>
        </w:r>
        <w:r w:rsidRPr="00A00D77">
          <w:rPr>
            <w:rFonts w:asciiTheme="minorHAnsi" w:hAnsiTheme="minorHAnsi" w:cstheme="minorHAnsi"/>
            <w:color w:val="242424"/>
            <w:sz w:val="22"/>
            <w:szCs w:val="22"/>
            <w:rPrChange w:author="KEDDANI Leila" w:date="2025-01-16T16:52:00Z" w:id="625">
              <w:rPr/>
            </w:rPrChange>
          </w:rPr>
          <w:t xml:space="preserve"> :</w:t>
        </w:r>
      </w:ins>
    </w:p>
    <w:p w:rsidRPr="00A00D77" w:rsidR="00A00D77" w:rsidP="00A00D77" w:rsidRDefault="00A00D77" w14:paraId="26DBE7BF" w14:textId="77777777">
      <w:pPr>
        <w:pStyle w:val="NormalWeb"/>
        <w:numPr>
          <w:ilvl w:val="1"/>
          <w:numId w:val="53"/>
        </w:numPr>
        <w:rPr>
          <w:ins w:author="KEDDANI Leila" w:date="2025-01-16T16:52:00Z" w:id="626"/>
          <w:rFonts w:asciiTheme="minorHAnsi" w:hAnsiTheme="minorHAnsi" w:cstheme="minorHAnsi"/>
          <w:color w:val="242424"/>
          <w:sz w:val="22"/>
          <w:szCs w:val="22"/>
          <w:rPrChange w:author="KEDDANI Leila" w:date="2025-01-16T16:52:00Z" w:id="627">
            <w:rPr>
              <w:ins w:author="KEDDANI Leila" w:date="2025-01-16T16:52:00Z" w:id="628"/>
            </w:rPr>
          </w:rPrChange>
        </w:rPr>
      </w:pPr>
      <w:ins w:author="KEDDANI Leila" w:date="2025-01-16T16:52:00Z" w:id="629">
        <w:r w:rsidRPr="00A00D77">
          <w:rPr>
            <w:rFonts w:asciiTheme="minorHAnsi" w:hAnsiTheme="minorHAnsi" w:cstheme="minorHAnsi"/>
            <w:color w:val="242424"/>
            <w:sz w:val="22"/>
            <w:szCs w:val="22"/>
            <w:rPrChange w:author="KEDDANI Leila" w:date="2025-01-16T16:52:00Z" w:id="630">
              <w:rPr/>
            </w:rPrChange>
          </w:rPr>
          <w:t>Chaque mois, un email est envoyé aux utilisateurs pour les sensibiliser à un sujet précis lié à la cybersécurité (exemple : gestion des mots de passe, détection des emails frauduleux, sécurisation des appareils).</w:t>
        </w:r>
      </w:ins>
    </w:p>
    <w:p w:rsidRPr="00A00D77" w:rsidR="00A00D77" w:rsidP="00A00D77" w:rsidRDefault="00A00D77" w14:paraId="5D56438E" w14:textId="77777777">
      <w:pPr>
        <w:pStyle w:val="NormalWeb"/>
        <w:numPr>
          <w:ilvl w:val="0"/>
          <w:numId w:val="53"/>
        </w:numPr>
        <w:rPr>
          <w:ins w:author="KEDDANI Leila" w:date="2025-01-16T16:52:00Z" w:id="631"/>
          <w:rFonts w:asciiTheme="minorHAnsi" w:hAnsiTheme="minorHAnsi" w:cstheme="minorHAnsi"/>
          <w:color w:val="242424"/>
          <w:sz w:val="22"/>
          <w:szCs w:val="22"/>
          <w:rPrChange w:author="KEDDANI Leila" w:date="2025-01-16T16:52:00Z" w:id="632">
            <w:rPr>
              <w:ins w:author="KEDDANI Leila" w:date="2025-01-16T16:52:00Z" w:id="633"/>
            </w:rPr>
          </w:rPrChange>
        </w:rPr>
      </w:pPr>
      <w:ins w:author="KEDDANI Leila" w:date="2025-01-16T16:52:00Z" w:id="634">
        <w:r w:rsidRPr="00A00D77">
          <w:rPr>
            <w:rFonts w:asciiTheme="minorHAnsi" w:hAnsiTheme="minorHAnsi" w:cstheme="minorHAnsi"/>
            <w:color w:val="242424"/>
            <w:sz w:val="22"/>
            <w:szCs w:val="22"/>
            <w:rPrChange w:author="KEDDANI Leila" w:date="2025-01-16T16:52:00Z" w:id="635">
              <w:rPr>
                <w:rStyle w:val="lev"/>
              </w:rPr>
            </w:rPrChange>
          </w:rPr>
          <w:t>Tests de phishing semestriels</w:t>
        </w:r>
        <w:r w:rsidRPr="00A00D77">
          <w:rPr>
            <w:rFonts w:asciiTheme="minorHAnsi" w:hAnsiTheme="minorHAnsi" w:cstheme="minorHAnsi"/>
            <w:color w:val="242424"/>
            <w:sz w:val="22"/>
            <w:szCs w:val="22"/>
            <w:rPrChange w:author="KEDDANI Leila" w:date="2025-01-16T16:52:00Z" w:id="636">
              <w:rPr/>
            </w:rPrChange>
          </w:rPr>
          <w:t xml:space="preserve"> :</w:t>
        </w:r>
      </w:ins>
    </w:p>
    <w:p w:rsidRPr="00A00D77" w:rsidR="00A00D77" w:rsidP="00A00D77" w:rsidRDefault="00A00D77" w14:paraId="516A8F21" w14:textId="77777777">
      <w:pPr>
        <w:pStyle w:val="NormalWeb"/>
        <w:numPr>
          <w:ilvl w:val="1"/>
          <w:numId w:val="53"/>
        </w:numPr>
        <w:rPr>
          <w:ins w:author="KEDDANI Leila" w:date="2025-01-16T16:52:00Z" w:id="637"/>
          <w:rFonts w:asciiTheme="minorHAnsi" w:hAnsiTheme="minorHAnsi" w:cstheme="minorHAnsi"/>
          <w:color w:val="242424"/>
          <w:sz w:val="22"/>
          <w:szCs w:val="22"/>
          <w:rPrChange w:author="KEDDANI Leila" w:date="2025-01-16T16:52:00Z" w:id="638">
            <w:rPr>
              <w:ins w:author="KEDDANI Leila" w:date="2025-01-16T16:52:00Z" w:id="639"/>
            </w:rPr>
          </w:rPrChange>
        </w:rPr>
      </w:pPr>
      <w:ins w:author="KEDDANI Leila" w:date="2025-01-16T16:52:00Z" w:id="640">
        <w:r w:rsidRPr="00A00D77">
          <w:rPr>
            <w:rFonts w:asciiTheme="minorHAnsi" w:hAnsiTheme="minorHAnsi" w:cstheme="minorHAnsi"/>
            <w:color w:val="242424"/>
            <w:sz w:val="22"/>
            <w:szCs w:val="22"/>
            <w:rPrChange w:author="KEDDANI Leila" w:date="2025-01-16T16:52:00Z" w:id="641">
              <w:rPr/>
            </w:rPrChange>
          </w:rPr>
          <w:t>Tous les six mois, un test de phishing est organisé pour évaluer la vigilance des utilisateurs et identifier les besoins supplémentaires en formation.</w:t>
        </w:r>
      </w:ins>
    </w:p>
    <w:p w:rsidRPr="00A00D77" w:rsidR="00A00D77" w:rsidP="00A00D77" w:rsidRDefault="00A00D77" w14:paraId="0001B817" w14:textId="77777777">
      <w:pPr>
        <w:pStyle w:val="NormalWeb"/>
        <w:numPr>
          <w:ilvl w:val="1"/>
          <w:numId w:val="53"/>
        </w:numPr>
        <w:rPr>
          <w:ins w:author="KEDDANI Leila" w:date="2025-01-16T16:52:00Z" w:id="642"/>
          <w:rFonts w:asciiTheme="minorHAnsi" w:hAnsiTheme="minorHAnsi" w:cstheme="minorHAnsi"/>
          <w:color w:val="242424"/>
          <w:sz w:val="22"/>
          <w:szCs w:val="22"/>
          <w:rPrChange w:author="KEDDANI Leila" w:date="2025-01-16T16:52:00Z" w:id="643">
            <w:rPr>
              <w:ins w:author="KEDDANI Leila" w:date="2025-01-16T16:52:00Z" w:id="644"/>
            </w:rPr>
          </w:rPrChange>
        </w:rPr>
      </w:pPr>
      <w:ins w:author="KEDDANI Leila" w:date="2025-01-16T16:52:00Z" w:id="645">
        <w:r w:rsidRPr="00A00D77">
          <w:rPr>
            <w:rFonts w:asciiTheme="minorHAnsi" w:hAnsiTheme="minorHAnsi" w:cstheme="minorHAnsi"/>
            <w:color w:val="242424"/>
            <w:sz w:val="22"/>
            <w:szCs w:val="22"/>
            <w:rPrChange w:author="KEDDANI Leila" w:date="2025-01-16T16:52:00Z" w:id="646">
              <w:rPr/>
            </w:rPrChange>
          </w:rPr>
          <w:t>Les résultats de ces tests sont analysés et partagés de manière globale pour renforcer les bonnes pratiques.</w:t>
        </w:r>
      </w:ins>
    </w:p>
    <w:p w:rsidRPr="00A00D77" w:rsidR="00A00D77" w:rsidP="00A00D77" w:rsidRDefault="00A00D77" w14:paraId="5CFFE853" w14:textId="77777777">
      <w:pPr>
        <w:pStyle w:val="NormalWeb"/>
        <w:numPr>
          <w:ilvl w:val="0"/>
          <w:numId w:val="53"/>
        </w:numPr>
        <w:rPr>
          <w:ins w:author="KEDDANI Leila" w:date="2025-01-16T16:52:00Z" w:id="647"/>
          <w:rFonts w:asciiTheme="minorHAnsi" w:hAnsiTheme="minorHAnsi" w:cstheme="minorHAnsi"/>
          <w:color w:val="242424"/>
          <w:sz w:val="22"/>
          <w:szCs w:val="22"/>
          <w:rPrChange w:author="KEDDANI Leila" w:date="2025-01-16T16:52:00Z" w:id="648">
            <w:rPr>
              <w:ins w:author="KEDDANI Leila" w:date="2025-01-16T16:52:00Z" w:id="649"/>
            </w:rPr>
          </w:rPrChange>
        </w:rPr>
      </w:pPr>
      <w:ins w:author="KEDDANI Leila" w:date="2025-01-16T16:52:00Z" w:id="650">
        <w:r w:rsidRPr="00A00D77">
          <w:rPr>
            <w:rFonts w:asciiTheme="minorHAnsi" w:hAnsiTheme="minorHAnsi" w:cstheme="minorHAnsi"/>
            <w:color w:val="242424"/>
            <w:sz w:val="22"/>
            <w:szCs w:val="22"/>
            <w:rPrChange w:author="KEDDANI Leila" w:date="2025-01-16T16:52:00Z" w:id="651">
              <w:rPr>
                <w:rStyle w:val="lev"/>
              </w:rPr>
            </w:rPrChange>
          </w:rPr>
          <w:t>Formation des nouveaux arrivants</w:t>
        </w:r>
        <w:r w:rsidRPr="00A00D77">
          <w:rPr>
            <w:rFonts w:asciiTheme="minorHAnsi" w:hAnsiTheme="minorHAnsi" w:cstheme="minorHAnsi"/>
            <w:color w:val="242424"/>
            <w:sz w:val="22"/>
            <w:szCs w:val="22"/>
            <w:rPrChange w:author="KEDDANI Leila" w:date="2025-01-16T16:52:00Z" w:id="652">
              <w:rPr/>
            </w:rPrChange>
          </w:rPr>
          <w:t xml:space="preserve"> :</w:t>
        </w:r>
      </w:ins>
    </w:p>
    <w:p w:rsidRPr="00A00D77" w:rsidR="00A00D77" w:rsidP="00A00D77" w:rsidRDefault="00A00D77" w14:paraId="6080AB2B" w14:textId="37561FA3">
      <w:pPr>
        <w:pStyle w:val="NormalWeb"/>
        <w:numPr>
          <w:ilvl w:val="1"/>
          <w:numId w:val="53"/>
        </w:numPr>
        <w:rPr>
          <w:ins w:author="KEDDANI Leila" w:date="2025-01-16T16:52:00Z" w:id="653"/>
          <w:rFonts w:asciiTheme="minorHAnsi" w:hAnsiTheme="minorHAnsi" w:cstheme="minorHAnsi"/>
          <w:color w:val="242424"/>
          <w:sz w:val="22"/>
          <w:szCs w:val="22"/>
          <w:rPrChange w:author="KEDDANI Leila" w:date="2025-01-16T16:52:00Z" w:id="654">
            <w:rPr>
              <w:ins w:author="KEDDANI Leila" w:date="2025-01-16T16:52:00Z" w:id="655"/>
            </w:rPr>
          </w:rPrChange>
        </w:rPr>
      </w:pPr>
      <w:ins w:author="KEDDANI Leila" w:date="2025-01-16T16:52:00Z" w:id="656">
        <w:r w:rsidRPr="00A00D77">
          <w:rPr>
            <w:rFonts w:asciiTheme="minorHAnsi" w:hAnsiTheme="minorHAnsi" w:cstheme="minorHAnsi"/>
            <w:color w:val="242424"/>
            <w:sz w:val="22"/>
            <w:szCs w:val="22"/>
            <w:rPrChange w:author="KEDDANI Leila" w:date="2025-01-16T16:52:00Z" w:id="657">
              <w:rPr/>
            </w:rPrChange>
          </w:rPr>
          <w:t xml:space="preserve">Lors de leur intégration, les nouveaux collaborateurs </w:t>
        </w:r>
      </w:ins>
      <w:ins w:author="KEDDANI Leila" w:date="2025-01-16T16:53:00Z" w:id="658">
        <w:r w:rsidR="00D43479">
          <w:rPr>
            <w:rFonts w:asciiTheme="minorHAnsi" w:hAnsiTheme="minorHAnsi" w:cstheme="minorHAnsi"/>
            <w:color w:val="242424"/>
            <w:sz w:val="22"/>
            <w:szCs w:val="22"/>
          </w:rPr>
          <w:t xml:space="preserve">peuvent participer </w:t>
        </w:r>
        <w:proofErr w:type="spellStart"/>
        <w:proofErr w:type="gramStart"/>
        <w:r w:rsidR="00D43479">
          <w:rPr>
            <w:rFonts w:asciiTheme="minorHAnsi" w:hAnsiTheme="minorHAnsi" w:cstheme="minorHAnsi"/>
            <w:color w:val="242424"/>
            <w:sz w:val="22"/>
            <w:szCs w:val="22"/>
          </w:rPr>
          <w:t>a</w:t>
        </w:r>
      </w:ins>
      <w:proofErr w:type="spellEnd"/>
      <w:proofErr w:type="gramEnd"/>
      <w:ins w:author="KEDDANI Leila" w:date="2025-01-16T16:52:00Z" w:id="659">
        <w:r w:rsidRPr="00A00D77">
          <w:rPr>
            <w:rFonts w:asciiTheme="minorHAnsi" w:hAnsiTheme="minorHAnsi" w:cstheme="minorHAnsi"/>
            <w:color w:val="242424"/>
            <w:sz w:val="22"/>
            <w:szCs w:val="22"/>
            <w:rPrChange w:author="KEDDANI Leila" w:date="2025-01-16T16:52:00Z" w:id="660">
              <w:rPr/>
            </w:rPrChange>
          </w:rPr>
          <w:t xml:space="preserve"> une formation incluant :</w:t>
        </w:r>
      </w:ins>
    </w:p>
    <w:p w:rsidRPr="00A00D77" w:rsidR="00A00D77" w:rsidP="00A00D77" w:rsidRDefault="00A00D77" w14:paraId="4333715B" w14:textId="77777777">
      <w:pPr>
        <w:pStyle w:val="NormalWeb"/>
        <w:numPr>
          <w:ilvl w:val="2"/>
          <w:numId w:val="53"/>
        </w:numPr>
        <w:rPr>
          <w:ins w:author="KEDDANI Leila" w:date="2025-01-16T16:52:00Z" w:id="661"/>
          <w:rFonts w:asciiTheme="minorHAnsi" w:hAnsiTheme="minorHAnsi" w:cstheme="minorHAnsi"/>
          <w:color w:val="242424"/>
          <w:sz w:val="22"/>
          <w:szCs w:val="22"/>
          <w:rPrChange w:author="KEDDANI Leila" w:date="2025-01-16T16:52:00Z" w:id="662">
            <w:rPr>
              <w:ins w:author="KEDDANI Leila" w:date="2025-01-16T16:52:00Z" w:id="663"/>
            </w:rPr>
          </w:rPrChange>
        </w:rPr>
      </w:pPr>
      <w:ins w:author="KEDDANI Leila" w:date="2025-01-16T16:52:00Z" w:id="664">
        <w:r w:rsidRPr="00A00D77">
          <w:rPr>
            <w:rFonts w:asciiTheme="minorHAnsi" w:hAnsiTheme="minorHAnsi" w:cstheme="minorHAnsi"/>
            <w:color w:val="242424"/>
            <w:sz w:val="22"/>
            <w:szCs w:val="22"/>
            <w:rPrChange w:author="KEDDANI Leila" w:date="2025-01-16T16:52:00Z" w:id="665">
              <w:rPr/>
            </w:rPrChange>
          </w:rPr>
          <w:t>Le code de bonne conduite à l’usage des outils informatiques.</w:t>
        </w:r>
      </w:ins>
    </w:p>
    <w:p w:rsidRPr="00A00D77" w:rsidR="00A00D77" w:rsidP="00A00D77" w:rsidRDefault="00A00D77" w14:paraId="279076A5" w14:textId="77777777">
      <w:pPr>
        <w:pStyle w:val="NormalWeb"/>
        <w:numPr>
          <w:ilvl w:val="2"/>
          <w:numId w:val="53"/>
        </w:numPr>
        <w:rPr>
          <w:ins w:author="KEDDANI Leila" w:date="2025-01-16T16:52:00Z" w:id="666"/>
          <w:rFonts w:asciiTheme="minorHAnsi" w:hAnsiTheme="minorHAnsi" w:cstheme="minorHAnsi"/>
          <w:color w:val="242424"/>
          <w:sz w:val="22"/>
          <w:szCs w:val="22"/>
          <w:rPrChange w:author="KEDDANI Leila" w:date="2025-01-16T16:52:00Z" w:id="667">
            <w:rPr>
              <w:ins w:author="KEDDANI Leila" w:date="2025-01-16T16:52:00Z" w:id="668"/>
            </w:rPr>
          </w:rPrChange>
        </w:rPr>
      </w:pPr>
      <w:ins w:author="KEDDANI Leila" w:date="2025-01-16T16:52:00Z" w:id="669">
        <w:r w:rsidRPr="00A00D77">
          <w:rPr>
            <w:rFonts w:asciiTheme="minorHAnsi" w:hAnsiTheme="minorHAnsi" w:cstheme="minorHAnsi"/>
            <w:color w:val="242424"/>
            <w:sz w:val="22"/>
            <w:szCs w:val="22"/>
            <w:rPrChange w:author="KEDDANI Leila" w:date="2025-01-16T16:52:00Z" w:id="670">
              <w:rPr/>
            </w:rPrChange>
          </w:rPr>
          <w:t>Les principes d’identification des emails frauduleux.</w:t>
        </w:r>
      </w:ins>
    </w:p>
    <w:p w:rsidRPr="00A00D77" w:rsidR="00A00D77" w:rsidP="00A00D77" w:rsidRDefault="00A00D77" w14:paraId="6C244F76" w14:textId="77777777">
      <w:pPr>
        <w:pStyle w:val="NormalWeb"/>
        <w:numPr>
          <w:ilvl w:val="2"/>
          <w:numId w:val="53"/>
        </w:numPr>
        <w:rPr>
          <w:ins w:author="KEDDANI Leila" w:date="2025-01-16T16:52:00Z" w:id="671"/>
          <w:rFonts w:asciiTheme="minorHAnsi" w:hAnsiTheme="minorHAnsi" w:cstheme="minorHAnsi"/>
          <w:color w:val="242424"/>
          <w:sz w:val="22"/>
          <w:szCs w:val="22"/>
          <w:rPrChange w:author="KEDDANI Leila" w:date="2025-01-16T16:52:00Z" w:id="672">
            <w:rPr>
              <w:ins w:author="KEDDANI Leila" w:date="2025-01-16T16:52:00Z" w:id="673"/>
            </w:rPr>
          </w:rPrChange>
        </w:rPr>
      </w:pPr>
      <w:ins w:author="KEDDANI Leila" w:date="2025-01-16T16:52:00Z" w:id="674">
        <w:r w:rsidRPr="00A00D77">
          <w:rPr>
            <w:rFonts w:asciiTheme="minorHAnsi" w:hAnsiTheme="minorHAnsi" w:cstheme="minorHAnsi"/>
            <w:color w:val="242424"/>
            <w:sz w:val="22"/>
            <w:szCs w:val="22"/>
            <w:rPrChange w:author="KEDDANI Leila" w:date="2025-01-16T16:52:00Z" w:id="675">
              <w:rPr/>
            </w:rPrChange>
          </w:rPr>
          <w:t>Les bonnes pratiques pour la création et la gestion des mots de passe.</w:t>
        </w:r>
      </w:ins>
    </w:p>
    <w:p w:rsidRPr="00A00D77" w:rsidR="00A00D77" w:rsidP="00A00D77" w:rsidRDefault="00A00D77" w14:paraId="4809528F" w14:textId="77777777">
      <w:pPr>
        <w:pStyle w:val="NormalWeb"/>
        <w:numPr>
          <w:ilvl w:val="0"/>
          <w:numId w:val="53"/>
        </w:numPr>
        <w:rPr>
          <w:ins w:author="KEDDANI Leila" w:date="2025-01-16T16:52:00Z" w:id="676"/>
          <w:rFonts w:asciiTheme="minorHAnsi" w:hAnsiTheme="minorHAnsi" w:cstheme="minorHAnsi"/>
          <w:color w:val="242424"/>
          <w:sz w:val="22"/>
          <w:szCs w:val="22"/>
          <w:rPrChange w:author="KEDDANI Leila" w:date="2025-01-16T16:52:00Z" w:id="677">
            <w:rPr>
              <w:ins w:author="KEDDANI Leila" w:date="2025-01-16T16:52:00Z" w:id="678"/>
            </w:rPr>
          </w:rPrChange>
        </w:rPr>
      </w:pPr>
      <w:ins w:author="KEDDANI Leila" w:date="2025-01-16T16:52:00Z" w:id="679">
        <w:r w:rsidRPr="00A00D77">
          <w:rPr>
            <w:rFonts w:asciiTheme="minorHAnsi" w:hAnsiTheme="minorHAnsi" w:cstheme="minorHAnsi"/>
            <w:color w:val="242424"/>
            <w:sz w:val="22"/>
            <w:szCs w:val="22"/>
            <w:rPrChange w:author="KEDDANI Leila" w:date="2025-01-16T16:52:00Z" w:id="680">
              <w:rPr>
                <w:rStyle w:val="lev"/>
              </w:rPr>
            </w:rPrChange>
          </w:rPr>
          <w:t>Objectifs</w:t>
        </w:r>
        <w:r w:rsidRPr="00A00D77">
          <w:rPr>
            <w:rFonts w:asciiTheme="minorHAnsi" w:hAnsiTheme="minorHAnsi" w:cstheme="minorHAnsi"/>
            <w:color w:val="242424"/>
            <w:sz w:val="22"/>
            <w:szCs w:val="22"/>
            <w:rPrChange w:author="KEDDANI Leila" w:date="2025-01-16T16:52:00Z" w:id="681">
              <w:rPr/>
            </w:rPrChange>
          </w:rPr>
          <w:t xml:space="preserve"> :</w:t>
        </w:r>
      </w:ins>
    </w:p>
    <w:p w:rsidRPr="00A00D77" w:rsidR="00A00D77" w:rsidP="00A00D77" w:rsidRDefault="00A00D77" w14:paraId="28B118FC" w14:textId="77777777">
      <w:pPr>
        <w:pStyle w:val="NormalWeb"/>
        <w:numPr>
          <w:ilvl w:val="1"/>
          <w:numId w:val="53"/>
        </w:numPr>
        <w:rPr>
          <w:ins w:author="KEDDANI Leila" w:date="2025-01-16T16:52:00Z" w:id="682"/>
          <w:rFonts w:asciiTheme="minorHAnsi" w:hAnsiTheme="minorHAnsi" w:cstheme="minorHAnsi"/>
          <w:color w:val="242424"/>
          <w:sz w:val="22"/>
          <w:szCs w:val="22"/>
          <w:rPrChange w:author="KEDDANI Leila" w:date="2025-01-16T16:52:00Z" w:id="683">
            <w:rPr>
              <w:ins w:author="KEDDANI Leila" w:date="2025-01-16T16:52:00Z" w:id="684"/>
            </w:rPr>
          </w:rPrChange>
        </w:rPr>
      </w:pPr>
      <w:ins w:author="KEDDANI Leila" w:date="2025-01-16T16:52:00Z" w:id="685">
        <w:r w:rsidRPr="00A00D77">
          <w:rPr>
            <w:rFonts w:asciiTheme="minorHAnsi" w:hAnsiTheme="minorHAnsi" w:cstheme="minorHAnsi"/>
            <w:color w:val="242424"/>
            <w:sz w:val="22"/>
            <w:szCs w:val="22"/>
            <w:rPrChange w:author="KEDDANI Leila" w:date="2025-01-16T16:52:00Z" w:id="686">
              <w:rPr/>
            </w:rPrChange>
          </w:rPr>
          <w:t>Améliorer la connaissance des risques cyber au sein de l’organisation.</w:t>
        </w:r>
      </w:ins>
    </w:p>
    <w:p w:rsidRPr="00A00D77" w:rsidR="00A00D77" w:rsidP="00A00D77" w:rsidRDefault="00A00D77" w14:paraId="2D1837A4" w14:textId="77777777">
      <w:pPr>
        <w:pStyle w:val="NormalWeb"/>
        <w:numPr>
          <w:ilvl w:val="1"/>
          <w:numId w:val="53"/>
        </w:numPr>
        <w:rPr>
          <w:ins w:author="KEDDANI Leila" w:date="2025-01-16T16:52:00Z" w:id="687"/>
          <w:rFonts w:asciiTheme="minorHAnsi" w:hAnsiTheme="minorHAnsi" w:cstheme="minorHAnsi"/>
          <w:color w:val="242424"/>
          <w:sz w:val="22"/>
          <w:szCs w:val="22"/>
          <w:rPrChange w:author="KEDDANI Leila" w:date="2025-01-16T16:52:00Z" w:id="688">
            <w:rPr>
              <w:ins w:author="KEDDANI Leila" w:date="2025-01-16T16:52:00Z" w:id="689"/>
            </w:rPr>
          </w:rPrChange>
        </w:rPr>
      </w:pPr>
      <w:ins w:author="KEDDANI Leila" w:date="2025-01-16T16:52:00Z" w:id="690">
        <w:r w:rsidRPr="00A00D77">
          <w:rPr>
            <w:rFonts w:asciiTheme="minorHAnsi" w:hAnsiTheme="minorHAnsi" w:cstheme="minorHAnsi"/>
            <w:color w:val="242424"/>
            <w:sz w:val="22"/>
            <w:szCs w:val="22"/>
            <w:rPrChange w:author="KEDDANI Leila" w:date="2025-01-16T16:52:00Z" w:id="691">
              <w:rPr/>
            </w:rPrChange>
          </w:rPr>
          <w:t>Réduire les erreurs humaines pouvant mener à des failles de sécurité.</w:t>
        </w:r>
      </w:ins>
    </w:p>
    <w:p w:rsidRPr="00A00D77" w:rsidR="00A00D77" w:rsidP="00A00D77" w:rsidRDefault="00A00D77" w14:paraId="151B5BFB" w14:textId="77777777">
      <w:pPr>
        <w:pStyle w:val="NormalWeb"/>
        <w:numPr>
          <w:ilvl w:val="1"/>
          <w:numId w:val="53"/>
        </w:numPr>
        <w:rPr>
          <w:ins w:author="KEDDANI Leila" w:date="2025-01-16T16:52:00Z" w:id="692"/>
          <w:rFonts w:asciiTheme="minorHAnsi" w:hAnsiTheme="minorHAnsi" w:cstheme="minorHAnsi"/>
          <w:color w:val="242424"/>
          <w:sz w:val="22"/>
          <w:szCs w:val="22"/>
          <w:rPrChange w:author="KEDDANI Leila" w:date="2025-01-16T16:52:00Z" w:id="693">
            <w:rPr>
              <w:ins w:author="KEDDANI Leila" w:date="2025-01-16T16:52:00Z" w:id="694"/>
            </w:rPr>
          </w:rPrChange>
        </w:rPr>
      </w:pPr>
      <w:ins w:author="KEDDANI Leila" w:date="2025-01-16T16:52:00Z" w:id="695">
        <w:r w:rsidRPr="00A00D77">
          <w:rPr>
            <w:rFonts w:asciiTheme="minorHAnsi" w:hAnsiTheme="minorHAnsi" w:cstheme="minorHAnsi"/>
            <w:color w:val="242424"/>
            <w:sz w:val="22"/>
            <w:szCs w:val="22"/>
            <w:rPrChange w:author="KEDDANI Leila" w:date="2025-01-16T16:52:00Z" w:id="696">
              <w:rPr/>
            </w:rPrChange>
          </w:rPr>
          <w:t>Développer une culture de cybersécurité proactive et engagée.</w:t>
        </w:r>
      </w:ins>
    </w:p>
    <w:p w:rsidRPr="00586D17" w:rsidR="00A00D77" w:rsidDel="00D43479" w:rsidP="61D23222" w:rsidRDefault="00A00D77" w14:paraId="48EAF463" w14:textId="77777777">
      <w:pPr>
        <w:shd w:val="clear" w:color="auto" w:fill="FFFFFF" w:themeFill="background1"/>
        <w:spacing w:after="0" w:line="240" w:lineRule="auto"/>
        <w:rPr>
          <w:del w:author="KEDDANI Leila" w:date="2025-01-16T16:53:00Z" w:id="697"/>
          <w:rFonts w:eastAsia="Times New Roman" w:cstheme="minorHAnsi"/>
          <w:b/>
          <w:bCs/>
          <w:color w:val="242424"/>
          <w:lang w:eastAsia="fr-FR"/>
        </w:rPr>
      </w:pPr>
    </w:p>
    <w:p w:rsidRPr="00C56DE9" w:rsidR="00FF0AD0" w:rsidP="00C56DE9" w:rsidRDefault="00FF0AD0" w14:paraId="1DBFE758" w14:textId="77777777">
      <w:pPr>
        <w:shd w:val="clear" w:color="auto" w:fill="FFFFFF"/>
        <w:spacing w:after="0" w:line="240" w:lineRule="auto"/>
        <w:rPr>
          <w:rFonts w:ascii="Segoe UI" w:hAnsi="Segoe UI" w:eastAsia="Times New Roman" w:cs="Segoe UI"/>
          <w:color w:val="242424"/>
          <w:sz w:val="21"/>
          <w:szCs w:val="21"/>
          <w:lang w:eastAsia="fr-FR"/>
        </w:rPr>
      </w:pPr>
    </w:p>
    <w:p w:rsidR="00C56DE9" w:rsidP="00C56DE9" w:rsidRDefault="00BB164B" w14:paraId="42199DB1" w14:textId="77F168CF">
      <w:pPr>
        <w:pStyle w:val="Titre1"/>
      </w:pPr>
      <w:bookmarkStart w:name="_Toc1148263680" w:id="698"/>
      <w:bookmarkStart w:name="_Toc141100199" w:id="699"/>
      <w:r w:rsidRPr="4D21D88E">
        <w:t>Ressources</w:t>
      </w:r>
      <w:bookmarkEnd w:id="698"/>
      <w:bookmarkEnd w:id="699"/>
    </w:p>
    <w:p w:rsidR="00FF0AD0" w:rsidP="00FF0AD0" w:rsidRDefault="00BB164B" w14:paraId="0AAB813A" w14:textId="192BB91B">
      <w:pPr>
        <w:pStyle w:val="Titre2"/>
      </w:pPr>
      <w:bookmarkStart w:name="_Toc1364358230" w:id="700"/>
      <w:bookmarkStart w:name="_Toc141100200" w:id="701"/>
      <w:r w:rsidRPr="4D21D88E">
        <w:t>Ressources humaines</w:t>
      </w:r>
      <w:bookmarkEnd w:id="700"/>
      <w:bookmarkEnd w:id="701"/>
      <w:r w:rsidRPr="4D21D88E">
        <w:t xml:space="preserve"> </w:t>
      </w:r>
    </w:p>
    <w:p w:rsidR="00FF0AD0" w:rsidP="00FF0AD0" w:rsidRDefault="00FF0AD0" w14:paraId="70895793" w14:textId="77777777">
      <w:pPr>
        <w:shd w:val="clear" w:color="auto" w:fill="FFFFFF"/>
        <w:spacing w:after="0" w:line="240" w:lineRule="auto"/>
        <w:rPr>
          <w:lang w:eastAsia="fr-FR"/>
        </w:rPr>
      </w:pPr>
      <w:r>
        <w:rPr>
          <w:lang w:eastAsia="fr-FR"/>
        </w:rPr>
        <w:t>Les processus de recrutement sont définis comme suit :</w:t>
      </w:r>
    </w:p>
    <w:p w:rsidR="00FF0AD0" w:rsidP="00FF0AD0" w:rsidRDefault="00FF0AD0" w14:paraId="5FF18382" w14:textId="77777777">
      <w:pPr>
        <w:shd w:val="clear" w:color="auto" w:fill="FFFFFF"/>
        <w:spacing w:after="0" w:line="240" w:lineRule="auto"/>
        <w:rPr>
          <w:lang w:eastAsia="fr-FR"/>
        </w:rPr>
      </w:pPr>
    </w:p>
    <w:p w:rsidRPr="00FF0AD0" w:rsidR="00FF0AD0" w:rsidP="003570F8" w:rsidRDefault="00FF0AD0" w14:paraId="4F4EFBA6" w14:textId="77777777">
      <w:pPr>
        <w:pStyle w:val="Paragraphedeliste"/>
        <w:numPr>
          <w:ilvl w:val="0"/>
          <w:numId w:val="37"/>
        </w:numPr>
        <w:shd w:val="clear" w:color="auto" w:fill="FFFFFF"/>
        <w:spacing w:after="0" w:line="240" w:lineRule="auto"/>
        <w:rPr>
          <w:b/>
          <w:lang w:eastAsia="fr-FR"/>
        </w:rPr>
      </w:pPr>
      <w:r w:rsidRPr="00FF0AD0">
        <w:rPr>
          <w:b/>
          <w:lang w:eastAsia="fr-FR"/>
        </w:rPr>
        <w:t>Ratification par le DSI :</w:t>
      </w:r>
    </w:p>
    <w:p w:rsidR="00FF0AD0" w:rsidP="00FF0AD0" w:rsidRDefault="00FF0AD0" w14:paraId="6DF97C7A" w14:textId="034A90EC">
      <w:pPr>
        <w:shd w:val="clear" w:color="auto" w:fill="FFFFFF"/>
        <w:spacing w:after="0" w:line="240" w:lineRule="auto"/>
        <w:rPr>
          <w:lang w:eastAsia="fr-FR"/>
        </w:rPr>
      </w:pPr>
      <w:r>
        <w:rPr>
          <w:lang w:eastAsia="fr-FR"/>
        </w:rPr>
        <w:t>Tous les recrutements, qu'il s'agisse de CDI, CDD, stages, etc., doivent être approuver par le Directeur des Systèmes d'Information (DSI). Les nouveaux arrivants ne peuvent obtenir un badge d'accès sans contrat.</w:t>
      </w:r>
    </w:p>
    <w:p w:rsidR="00FF0AD0" w:rsidP="00FF0AD0" w:rsidRDefault="00FF0AD0" w14:paraId="5EA64FAD" w14:textId="77777777">
      <w:pPr>
        <w:shd w:val="clear" w:color="auto" w:fill="FFFFFF"/>
        <w:spacing w:after="0" w:line="240" w:lineRule="auto"/>
        <w:rPr>
          <w:lang w:eastAsia="fr-FR"/>
        </w:rPr>
      </w:pPr>
    </w:p>
    <w:p w:rsidRPr="00FF0AD0" w:rsidR="00FF0AD0" w:rsidP="003570F8" w:rsidRDefault="00FF0AD0" w14:paraId="260CDC54" w14:textId="4335D574">
      <w:pPr>
        <w:pStyle w:val="Paragraphedeliste"/>
        <w:numPr>
          <w:ilvl w:val="0"/>
          <w:numId w:val="37"/>
        </w:numPr>
        <w:shd w:val="clear" w:color="auto" w:fill="FFFFFF"/>
        <w:spacing w:after="0" w:line="240" w:lineRule="auto"/>
        <w:rPr>
          <w:b/>
          <w:lang w:eastAsia="fr-FR"/>
        </w:rPr>
      </w:pPr>
      <w:r w:rsidRPr="00FF0AD0">
        <w:rPr>
          <w:b/>
          <w:lang w:eastAsia="fr-FR"/>
        </w:rPr>
        <w:t>Rédaction des fiches de poste :</w:t>
      </w:r>
    </w:p>
    <w:p w:rsidR="00FF0AD0" w:rsidP="00FF0AD0" w:rsidRDefault="00FF0AD0" w14:paraId="566D5948" w14:textId="2D4B848E">
      <w:pPr>
        <w:shd w:val="clear" w:color="auto" w:fill="FFFFFF"/>
        <w:spacing w:after="0" w:line="240" w:lineRule="auto"/>
        <w:rPr>
          <w:lang w:eastAsia="fr-FR"/>
        </w:rPr>
      </w:pPr>
      <w:r>
        <w:rPr>
          <w:lang w:eastAsia="fr-FR"/>
        </w:rPr>
        <w:t>Les fiches de poste sont rédigées par le responsable de domaine, puis validées par la DSI et la Direction des Ressources Humaines (DRH).</w:t>
      </w:r>
    </w:p>
    <w:p w:rsidR="00FF0AD0" w:rsidP="00FF0AD0" w:rsidRDefault="00FF0AD0" w14:paraId="45290ADC" w14:textId="77777777">
      <w:pPr>
        <w:shd w:val="clear" w:color="auto" w:fill="FFFFFF"/>
        <w:spacing w:after="0" w:line="240" w:lineRule="auto"/>
        <w:rPr>
          <w:lang w:eastAsia="fr-FR"/>
        </w:rPr>
      </w:pPr>
    </w:p>
    <w:p w:rsidRPr="00FF0AD0" w:rsidR="00FF0AD0" w:rsidP="003570F8" w:rsidRDefault="00FF0AD0" w14:paraId="747F49CE" w14:textId="51AFA47B">
      <w:pPr>
        <w:pStyle w:val="Paragraphedeliste"/>
        <w:numPr>
          <w:ilvl w:val="0"/>
          <w:numId w:val="37"/>
        </w:numPr>
        <w:shd w:val="clear" w:color="auto" w:fill="FFFFFF"/>
        <w:spacing w:after="0" w:line="240" w:lineRule="auto"/>
        <w:rPr>
          <w:b/>
          <w:lang w:eastAsia="fr-FR"/>
        </w:rPr>
      </w:pPr>
      <w:r w:rsidRPr="00FF0AD0">
        <w:rPr>
          <w:b/>
          <w:lang w:eastAsia="fr-FR"/>
        </w:rPr>
        <w:t>Demandes de publication des offres :</w:t>
      </w:r>
    </w:p>
    <w:p w:rsidR="00FF0AD0" w:rsidP="00FF0AD0" w:rsidRDefault="00FF0AD0" w14:paraId="523F4910" w14:textId="5A45EF5E">
      <w:pPr>
        <w:shd w:val="clear" w:color="auto" w:fill="FFFFFF"/>
        <w:spacing w:after="0" w:line="240" w:lineRule="auto"/>
        <w:rPr>
          <w:lang w:eastAsia="fr-FR"/>
        </w:rPr>
      </w:pPr>
      <w:r>
        <w:rPr>
          <w:lang w:eastAsia="fr-FR"/>
        </w:rPr>
        <w:t xml:space="preserve">Les demandes de publication des offres sont effectuées par la DSI via </w:t>
      </w:r>
      <w:proofErr w:type="spellStart"/>
      <w:r>
        <w:rPr>
          <w:lang w:eastAsia="fr-FR"/>
        </w:rPr>
        <w:t>MsStaff</w:t>
      </w:r>
      <w:proofErr w:type="spellEnd"/>
      <w:r>
        <w:rPr>
          <w:lang w:eastAsia="fr-FR"/>
        </w:rPr>
        <w:t>. Le suivi des retours d'offres est assuré par les assistantes de direction. Une pochette est préparée avec les nouvelles offres pour le responsable de domaine et le DSI.</w:t>
      </w:r>
    </w:p>
    <w:p w:rsidR="00FF0AD0" w:rsidP="00FF0AD0" w:rsidRDefault="00FF0AD0" w14:paraId="47FCC1DD" w14:textId="77777777">
      <w:pPr>
        <w:shd w:val="clear" w:color="auto" w:fill="FFFFFF"/>
        <w:spacing w:after="0" w:line="240" w:lineRule="auto"/>
        <w:rPr>
          <w:lang w:eastAsia="fr-FR"/>
        </w:rPr>
      </w:pPr>
    </w:p>
    <w:p w:rsidRPr="00A14F69" w:rsidR="00FF0AD0" w:rsidP="003570F8" w:rsidRDefault="00FF0AD0" w14:paraId="78E971F4" w14:textId="7EC10EF0">
      <w:pPr>
        <w:pStyle w:val="Paragraphedeliste"/>
        <w:numPr>
          <w:ilvl w:val="0"/>
          <w:numId w:val="37"/>
        </w:numPr>
        <w:shd w:val="clear" w:color="auto" w:fill="FFFFFF"/>
        <w:spacing w:after="0" w:line="240" w:lineRule="auto"/>
        <w:rPr>
          <w:b/>
          <w:lang w:eastAsia="fr-FR"/>
        </w:rPr>
      </w:pPr>
      <w:r w:rsidRPr="00A14F69">
        <w:rPr>
          <w:b/>
          <w:lang w:eastAsia="fr-FR"/>
        </w:rPr>
        <w:t>Communication aux candidats non retenus :</w:t>
      </w:r>
    </w:p>
    <w:p w:rsidR="00A14F69" w:rsidP="00FF0AD0" w:rsidRDefault="00A14F69" w14:paraId="3F6B27CC" w14:textId="7AF216BD">
      <w:pPr>
        <w:shd w:val="clear" w:color="auto" w:fill="FFFFFF"/>
        <w:spacing w:after="0" w:line="240" w:lineRule="auto"/>
        <w:rPr>
          <w:lang w:eastAsia="fr-FR"/>
        </w:rPr>
      </w:pPr>
      <w:r w:rsidRPr="00A14F69">
        <w:rPr>
          <w:lang w:eastAsia="fr-FR"/>
        </w:rPr>
        <w:t>À l'issue des sélections et des entretiens, en cas de non-sélection d'un candidat, un courrier est rédigé et envoyé pour lui faire part de notre décision de ne pas retenir sa candidature.</w:t>
      </w:r>
    </w:p>
    <w:p w:rsidR="00A14F69" w:rsidP="00FF0AD0" w:rsidRDefault="00A14F69" w14:paraId="345F48C5" w14:textId="77777777">
      <w:pPr>
        <w:shd w:val="clear" w:color="auto" w:fill="FFFFFF"/>
        <w:spacing w:after="0" w:line="240" w:lineRule="auto"/>
        <w:rPr>
          <w:lang w:eastAsia="fr-FR"/>
        </w:rPr>
      </w:pPr>
    </w:p>
    <w:p w:rsidR="00FF0AD0" w:rsidP="00FF0AD0" w:rsidRDefault="00FF0AD0" w14:paraId="47FC626A" w14:textId="77777777">
      <w:pPr>
        <w:shd w:val="clear" w:color="auto" w:fill="FFFFFF"/>
        <w:spacing w:after="0" w:line="240" w:lineRule="auto"/>
        <w:rPr>
          <w:lang w:eastAsia="fr-FR"/>
        </w:rPr>
      </w:pPr>
      <w:r>
        <w:rPr>
          <w:lang w:eastAsia="fr-FR"/>
        </w:rPr>
        <w:t>Ces étapes assurent un processus de recrutement bien défini, avec une implication directe du DSI et une communication transparente envers les candidats.</w:t>
      </w:r>
    </w:p>
    <w:p w:rsidR="00FF0AD0" w:rsidP="00FF0AD0" w:rsidRDefault="00FF0AD0" w14:paraId="30D87BCA" w14:textId="77777777">
      <w:pPr>
        <w:shd w:val="clear" w:color="auto" w:fill="FFFFFF"/>
        <w:spacing w:after="0" w:line="240" w:lineRule="auto"/>
        <w:rPr>
          <w:rFonts w:ascii="Segoe UI" w:hAnsi="Segoe UI" w:eastAsia="Times New Roman" w:cs="Segoe UI"/>
          <w:color w:val="EC8F45"/>
          <w:sz w:val="21"/>
          <w:szCs w:val="21"/>
          <w:lang w:eastAsia="fr-FR"/>
        </w:rPr>
      </w:pPr>
    </w:p>
    <w:p w:rsidRPr="00A14F69" w:rsidR="00D51201" w:rsidP="00A14F69" w:rsidRDefault="00A12977" w14:paraId="71335122" w14:textId="5F720BE8">
      <w:pPr>
        <w:shd w:val="clear" w:color="auto" w:fill="FFFFFF"/>
        <w:spacing w:after="0" w:line="240" w:lineRule="auto"/>
        <w:rPr>
          <w:rFonts w:ascii="Segoe UI" w:hAnsi="Segoe UI" w:eastAsia="Times New Roman" w:cs="Segoe UI"/>
          <w:color w:val="242424"/>
          <w:sz w:val="21"/>
          <w:szCs w:val="21"/>
          <w:lang w:eastAsia="fr-FR"/>
        </w:rPr>
      </w:pPr>
      <w:r w:rsidRPr="008A3A8C">
        <w:rPr>
          <w:rFonts w:ascii="Segoe UI" w:hAnsi="Segoe UI" w:eastAsia="Times New Roman" w:cs="Segoe UI"/>
          <w:color w:val="EC8F45"/>
          <w:sz w:val="21"/>
          <w:szCs w:val="21"/>
          <w:lang w:eastAsia="fr-FR"/>
        </w:rPr>
        <w:t>MFO==&gt; A ajouter peut-être dans quel délai (dans les 15 jours suivants l'entretien ?) SBA : qui envoie ce courrier : RH ou DSI</w:t>
      </w:r>
    </w:p>
    <w:p w:rsidRPr="00D51201" w:rsidR="00D51201" w:rsidP="00D51201" w:rsidRDefault="00D51201" w14:paraId="4FBED3FA" w14:textId="77777777">
      <w:pPr>
        <w:rPr>
          <w:lang w:eastAsia="fr-FR"/>
        </w:rPr>
      </w:pPr>
    </w:p>
    <w:p w:rsidR="00F87E21" w:rsidP="00C56DE9" w:rsidRDefault="00F87E21" w14:paraId="4524B1F9" w14:textId="77777777">
      <w:pPr>
        <w:pStyle w:val="Titre2"/>
      </w:pPr>
      <w:bookmarkStart w:name="_Toc778786140" w:id="702"/>
      <w:bookmarkStart w:name="_Toc141100201" w:id="703"/>
      <w:r w:rsidRPr="4D21D88E">
        <w:t>Ressources informatiques</w:t>
      </w:r>
      <w:bookmarkEnd w:id="702"/>
      <w:bookmarkEnd w:id="703"/>
      <w:r w:rsidRPr="4D21D88E">
        <w:t xml:space="preserve"> </w:t>
      </w:r>
    </w:p>
    <w:p w:rsidR="00F87E21" w:rsidP="00C56DE9" w:rsidRDefault="00F87E21" w14:paraId="08BFE79A" w14:textId="29E706CD">
      <w:pPr>
        <w:pStyle w:val="Titre3"/>
      </w:pPr>
      <w:bookmarkStart w:name="_Toc140755888" w:id="704"/>
      <w:bookmarkStart w:name="_Toc404273290" w:id="705"/>
      <w:r w:rsidRPr="4D21D88E">
        <w:t>Office 365</w:t>
      </w:r>
      <w:bookmarkEnd w:id="704"/>
      <w:bookmarkEnd w:id="705"/>
      <w:r w:rsidRPr="4D21D88E">
        <w:t xml:space="preserve"> </w:t>
      </w:r>
    </w:p>
    <w:p w:rsidRPr="00591058" w:rsidR="009136F9" w:rsidP="009136F9" w:rsidRDefault="009136F9" w14:paraId="7D86334D" w14:textId="39CFAF33">
      <w:pPr>
        <w:shd w:val="clear" w:color="auto" w:fill="FFFFFF" w:themeFill="background1"/>
        <w:spacing w:after="150" w:line="240" w:lineRule="auto"/>
        <w:jc w:val="left"/>
        <w:rPr>
          <w:rFonts w:eastAsia="Times New Roman" w:cstheme="minorHAnsi"/>
          <w:color w:val="242424"/>
          <w:lang w:eastAsia="fr-FR"/>
        </w:rPr>
      </w:pPr>
      <w:r w:rsidRPr="00591058">
        <w:rPr>
          <w:rFonts w:eastAsia="Times New Roman" w:cstheme="minorHAnsi"/>
          <w:color w:val="242424"/>
          <w:lang w:eastAsia="fr-FR"/>
        </w:rPr>
        <w:t>La gestion des messageries et des équipes Teams est établie comme suit :</w:t>
      </w:r>
    </w:p>
    <w:p w:rsidRPr="00591058" w:rsidR="009136F9" w:rsidP="003570F8" w:rsidRDefault="009136F9" w14:paraId="46A6FB49" w14:textId="58B527BC">
      <w:pPr>
        <w:pStyle w:val="Paragraphedeliste"/>
        <w:numPr>
          <w:ilvl w:val="0"/>
          <w:numId w:val="38"/>
        </w:numPr>
        <w:shd w:val="clear" w:color="auto" w:fill="FFFFFF" w:themeFill="background1"/>
        <w:spacing w:after="150" w:line="240" w:lineRule="auto"/>
        <w:rPr>
          <w:rFonts w:eastAsia="Times New Roman" w:cstheme="minorHAnsi"/>
          <w:b/>
          <w:color w:val="242424"/>
          <w:lang w:eastAsia="fr-FR"/>
        </w:rPr>
      </w:pPr>
      <w:r w:rsidRPr="00591058">
        <w:rPr>
          <w:rFonts w:eastAsia="Times New Roman" w:cstheme="minorHAnsi"/>
          <w:b/>
          <w:color w:val="242424"/>
          <w:lang w:eastAsia="fr-FR"/>
        </w:rPr>
        <w:t>Messagerie VIP :</w:t>
      </w:r>
    </w:p>
    <w:p w:rsidRPr="00591058" w:rsidR="009136F9" w:rsidP="009136F9" w:rsidRDefault="009136F9" w14:paraId="18501D32" w14:textId="3E6BE906">
      <w:pPr>
        <w:shd w:val="clear" w:color="auto" w:fill="FFFFFF" w:themeFill="background1"/>
        <w:spacing w:after="150" w:line="240" w:lineRule="auto"/>
        <w:jc w:val="left"/>
        <w:rPr>
          <w:rFonts w:eastAsia="Times New Roman" w:cstheme="minorHAnsi"/>
          <w:color w:val="242424"/>
          <w:lang w:eastAsia="fr-FR"/>
        </w:rPr>
      </w:pPr>
      <w:r w:rsidRPr="00591058">
        <w:rPr>
          <w:rFonts w:eastAsia="Times New Roman" w:cstheme="minorHAnsi"/>
          <w:color w:val="242424"/>
          <w:lang w:eastAsia="fr-FR"/>
        </w:rPr>
        <w:t xml:space="preserve">Les VIP, </w:t>
      </w:r>
      <w:r w:rsidRPr="00591058">
        <w:rPr>
          <w:rFonts w:eastAsia="Times New Roman" w:cstheme="minorHAnsi"/>
          <w:color w:val="242424"/>
          <w:u w:val="single"/>
          <w:lang w:eastAsia="fr-FR"/>
        </w:rPr>
        <w:t>incluant les cadres supérieurs, les chefs de pôle, les membres du Directoire et les Directeurs Adjoints</w:t>
      </w:r>
      <w:r w:rsidRPr="00591058">
        <w:rPr>
          <w:rFonts w:eastAsia="Times New Roman" w:cstheme="minorHAnsi"/>
          <w:color w:val="242424"/>
          <w:lang w:eastAsia="fr-FR"/>
        </w:rPr>
        <w:t>, bénéficient d'une messagerie avec 10 Go de stockage. L'application Outlook est installée en lourd sur leur poste, et en cas de besoin de sauvegarde au-delà, ils sont informés par e-mail (Copie DSI / RSSI) que la sauvegarde des fichiers d'archive ainsi générés n'est pas garantie.</w:t>
      </w:r>
    </w:p>
    <w:p w:rsidRPr="00591058" w:rsidR="009136F9" w:rsidP="003570F8" w:rsidRDefault="009136F9" w14:paraId="7FDE86CD" w14:textId="6A640E97">
      <w:pPr>
        <w:pStyle w:val="Paragraphedeliste"/>
        <w:numPr>
          <w:ilvl w:val="0"/>
          <w:numId w:val="38"/>
        </w:numPr>
        <w:shd w:val="clear" w:color="auto" w:fill="FFFFFF" w:themeFill="background1"/>
        <w:spacing w:after="150" w:line="240" w:lineRule="auto"/>
        <w:rPr>
          <w:rFonts w:eastAsia="Times New Roman" w:cstheme="minorHAnsi"/>
          <w:b/>
          <w:color w:val="242424"/>
          <w:lang w:eastAsia="fr-FR"/>
        </w:rPr>
      </w:pPr>
      <w:r w:rsidRPr="00591058">
        <w:rPr>
          <w:rFonts w:eastAsia="Times New Roman" w:cstheme="minorHAnsi"/>
          <w:b/>
          <w:color w:val="242424"/>
          <w:lang w:eastAsia="fr-FR"/>
        </w:rPr>
        <w:t>Équipes Teams officielles :</w:t>
      </w:r>
    </w:p>
    <w:p w:rsidRPr="00591058" w:rsidR="009136F9" w:rsidP="009136F9" w:rsidRDefault="009136F9" w14:paraId="51082C21" w14:textId="09C90453">
      <w:pPr>
        <w:shd w:val="clear" w:color="auto" w:fill="FFFFFF" w:themeFill="background1"/>
        <w:spacing w:after="150" w:line="240" w:lineRule="auto"/>
        <w:jc w:val="left"/>
        <w:rPr>
          <w:rFonts w:eastAsia="Times New Roman" w:cstheme="minorHAnsi"/>
          <w:color w:val="242424"/>
          <w:lang w:eastAsia="fr-FR"/>
        </w:rPr>
      </w:pPr>
      <w:r w:rsidRPr="00591058">
        <w:rPr>
          <w:rFonts w:eastAsia="Times New Roman" w:cstheme="minorHAnsi"/>
          <w:color w:val="242424"/>
          <w:lang w:eastAsia="fr-FR"/>
        </w:rPr>
        <w:t xml:space="preserve">La DSIN est responsable de la création des équipes Teams officielles pour chaque service, avec un stockage de 50 Go. Le nom de l'équipe doit respecter la nomenclature suivante : </w:t>
      </w:r>
      <w:r w:rsidRPr="00591058">
        <w:rPr>
          <w:rFonts w:eastAsia="Times New Roman" w:cstheme="minorHAnsi"/>
          <w:b/>
          <w:color w:val="242424"/>
          <w:u w:val="single"/>
          <w:lang w:eastAsia="fr-FR"/>
        </w:rPr>
        <w:t>Ets-</w:t>
      </w:r>
      <w:proofErr w:type="spellStart"/>
      <w:r w:rsidRPr="00591058">
        <w:rPr>
          <w:rFonts w:eastAsia="Times New Roman" w:cstheme="minorHAnsi"/>
          <w:b/>
          <w:color w:val="242424"/>
          <w:u w:val="single"/>
          <w:lang w:eastAsia="fr-FR"/>
        </w:rPr>
        <w:t>Pole_Service</w:t>
      </w:r>
      <w:proofErr w:type="spellEnd"/>
      <w:r w:rsidRPr="00591058">
        <w:rPr>
          <w:rFonts w:eastAsia="Times New Roman" w:cstheme="minorHAnsi"/>
          <w:b/>
          <w:color w:val="242424"/>
          <w:u w:val="single"/>
          <w:lang w:eastAsia="fr-FR"/>
        </w:rPr>
        <w:t>.</w:t>
      </w:r>
    </w:p>
    <w:p w:rsidRPr="00591058" w:rsidR="009136F9" w:rsidP="003570F8" w:rsidRDefault="009136F9" w14:paraId="4B0561D4" w14:textId="4F341D5E">
      <w:pPr>
        <w:pStyle w:val="Paragraphedeliste"/>
        <w:numPr>
          <w:ilvl w:val="0"/>
          <w:numId w:val="38"/>
        </w:numPr>
        <w:shd w:val="clear" w:color="auto" w:fill="FFFFFF" w:themeFill="background1"/>
        <w:spacing w:after="150" w:line="240" w:lineRule="auto"/>
        <w:rPr>
          <w:rFonts w:eastAsia="Times New Roman" w:cstheme="minorHAnsi"/>
          <w:b/>
          <w:color w:val="242424"/>
          <w:lang w:eastAsia="fr-FR"/>
        </w:rPr>
      </w:pPr>
      <w:r w:rsidRPr="00591058">
        <w:rPr>
          <w:rFonts w:eastAsia="Times New Roman" w:cstheme="minorHAnsi"/>
          <w:b/>
          <w:color w:val="242424"/>
          <w:lang w:eastAsia="fr-FR"/>
        </w:rPr>
        <w:t>Équipes Teams non officielles :</w:t>
      </w:r>
    </w:p>
    <w:p w:rsidRPr="00591058" w:rsidR="00F87E21" w:rsidP="009136F9" w:rsidRDefault="009136F9" w14:paraId="47C326F1" w14:textId="7D800EA2">
      <w:pPr>
        <w:shd w:val="clear" w:color="auto" w:fill="FFFFFF" w:themeFill="background1"/>
        <w:spacing w:after="150" w:line="240" w:lineRule="auto"/>
        <w:jc w:val="left"/>
        <w:rPr>
          <w:rFonts w:eastAsia="Times New Roman" w:cstheme="minorHAnsi"/>
          <w:color w:val="242424"/>
          <w:lang w:eastAsia="fr-FR"/>
        </w:rPr>
      </w:pPr>
      <w:r w:rsidRPr="00591058">
        <w:rPr>
          <w:rFonts w:eastAsia="Times New Roman" w:cstheme="minorHAnsi"/>
          <w:color w:val="242424"/>
          <w:lang w:eastAsia="fr-FR"/>
        </w:rPr>
        <w:t>Les équipes Teams non officielles créées par les utilisateurs disposent d'un stockage de 5 Go. La DSI recommande aux services de créer une nouvelle équipe chaque année en reprenant l'équipe de l'année précédente au moment de la création.</w:t>
      </w:r>
    </w:p>
    <w:p w:rsidRPr="009136F9" w:rsidR="009136F9" w:rsidP="009136F9" w:rsidRDefault="009136F9" w14:paraId="34BE46A7" w14:textId="77777777">
      <w:pPr>
        <w:shd w:val="clear" w:color="auto" w:fill="FFFFFF" w:themeFill="background1"/>
        <w:spacing w:after="150" w:line="240" w:lineRule="auto"/>
        <w:jc w:val="left"/>
        <w:rPr>
          <w:rFonts w:ascii="Segoe UI" w:hAnsi="Segoe UI" w:eastAsia="Times New Roman" w:cs="Segoe UI"/>
          <w:color w:val="242424"/>
          <w:sz w:val="21"/>
          <w:szCs w:val="21"/>
          <w:lang w:eastAsia="fr-FR"/>
        </w:rPr>
      </w:pPr>
    </w:p>
    <w:p w:rsidR="009136F9" w:rsidP="009136F9" w:rsidRDefault="00F06E9A" w14:paraId="58572DE5" w14:textId="3C2B7B53">
      <w:pPr>
        <w:pStyle w:val="Titre3"/>
      </w:pPr>
      <w:bookmarkStart w:name="_Toc140755889" w:id="706"/>
      <w:bookmarkStart w:name="_Toc705187588" w:id="707"/>
      <w:r w:rsidRPr="4D21D88E">
        <w:t>Système</w:t>
      </w:r>
      <w:bookmarkEnd w:id="706"/>
      <w:bookmarkEnd w:id="707"/>
      <w:r w:rsidRPr="4D21D88E">
        <w:t xml:space="preserve"> </w:t>
      </w:r>
    </w:p>
    <w:p w:rsidR="009136F9" w:rsidP="009136F9" w:rsidRDefault="009136F9" w14:paraId="4B7C87B1" w14:textId="7EF4D10D">
      <w:pPr>
        <w:rPr>
          <w:lang w:eastAsia="fr-FR"/>
        </w:rPr>
      </w:pPr>
      <w:r>
        <w:rPr>
          <w:lang w:eastAsia="fr-FR"/>
        </w:rPr>
        <w:t>Toute demande de ressources liée au système doit être soumise à une validation du DSI via une demande comprenant les éléments suivants :</w:t>
      </w:r>
    </w:p>
    <w:p w:rsidR="009136F9" w:rsidP="003570F8" w:rsidRDefault="009136F9" w14:paraId="036E79D4" w14:textId="77777777">
      <w:pPr>
        <w:pStyle w:val="Paragraphedeliste"/>
        <w:numPr>
          <w:ilvl w:val="0"/>
          <w:numId w:val="38"/>
        </w:numPr>
        <w:rPr>
          <w:lang w:eastAsia="fr-FR"/>
        </w:rPr>
      </w:pPr>
      <w:r>
        <w:rPr>
          <w:lang w:eastAsia="fr-FR"/>
        </w:rPr>
        <w:t>Le serveur concerné</w:t>
      </w:r>
    </w:p>
    <w:p w:rsidR="009136F9" w:rsidP="003570F8" w:rsidRDefault="009136F9" w14:paraId="40447C67" w14:textId="77777777">
      <w:pPr>
        <w:pStyle w:val="Paragraphedeliste"/>
        <w:numPr>
          <w:ilvl w:val="0"/>
          <w:numId w:val="38"/>
        </w:numPr>
        <w:rPr>
          <w:lang w:eastAsia="fr-FR"/>
        </w:rPr>
      </w:pPr>
      <w:r>
        <w:rPr>
          <w:lang w:eastAsia="fr-FR"/>
        </w:rPr>
        <w:t>Les ressources totales disponibles sur ce serveur : RAM, puissance, espace disque utilisable et configuration RAID</w:t>
      </w:r>
    </w:p>
    <w:p w:rsidR="009136F9" w:rsidP="003570F8" w:rsidRDefault="009136F9" w14:paraId="1E6552B6" w14:textId="77777777">
      <w:pPr>
        <w:pStyle w:val="Paragraphedeliste"/>
        <w:numPr>
          <w:ilvl w:val="0"/>
          <w:numId w:val="38"/>
        </w:numPr>
        <w:rPr>
          <w:lang w:eastAsia="fr-FR"/>
        </w:rPr>
      </w:pPr>
      <w:r>
        <w:rPr>
          <w:lang w:eastAsia="fr-FR"/>
        </w:rPr>
        <w:t>Les applications et environnements déjà présents</w:t>
      </w:r>
    </w:p>
    <w:p w:rsidR="009136F9" w:rsidP="003570F8" w:rsidRDefault="009136F9" w14:paraId="3022DB0C" w14:textId="77777777">
      <w:pPr>
        <w:pStyle w:val="Paragraphedeliste"/>
        <w:numPr>
          <w:ilvl w:val="0"/>
          <w:numId w:val="38"/>
        </w:numPr>
        <w:rPr>
          <w:lang w:eastAsia="fr-FR"/>
        </w:rPr>
      </w:pPr>
      <w:r>
        <w:rPr>
          <w:lang w:eastAsia="fr-FR"/>
        </w:rPr>
        <w:t>Les ressources demandées pour quelles applications</w:t>
      </w:r>
    </w:p>
    <w:p w:rsidR="009136F9" w:rsidP="003570F8" w:rsidRDefault="009136F9" w14:paraId="1ACBC356" w14:textId="443A2769">
      <w:pPr>
        <w:pStyle w:val="Paragraphedeliste"/>
        <w:numPr>
          <w:ilvl w:val="0"/>
          <w:numId w:val="38"/>
        </w:numPr>
        <w:rPr>
          <w:lang w:eastAsia="fr-FR"/>
        </w:rPr>
      </w:pPr>
      <w:r>
        <w:rPr>
          <w:lang w:eastAsia="fr-FR"/>
        </w:rPr>
        <w:t>Les délais souhaités de mise en œuvre</w:t>
      </w:r>
    </w:p>
    <w:p w:rsidRPr="009136F9" w:rsidR="00F06E9A" w:rsidP="00BB164B" w:rsidRDefault="009136F9" w14:paraId="7736F246" w14:textId="0638EA56">
      <w:pPr>
        <w:rPr>
          <w:color w:val="92D050"/>
          <w:lang w:eastAsia="fr-FR"/>
        </w:rPr>
      </w:pPr>
      <w:r w:rsidRPr="009136F9">
        <w:rPr>
          <w:color w:val="92D050"/>
          <w:lang w:eastAsia="fr-FR"/>
        </w:rPr>
        <w:t xml:space="preserve">LK -&gt; Demande de changement ? </w:t>
      </w:r>
    </w:p>
    <w:p w:rsidR="00F06E9A" w:rsidP="00C56DE9" w:rsidRDefault="00F06E9A" w14:paraId="74E4D1BA" w14:textId="0C22D103">
      <w:pPr>
        <w:pStyle w:val="Titre2"/>
      </w:pPr>
      <w:bookmarkStart w:name="_Toc1312871934" w:id="708"/>
      <w:bookmarkStart w:name="_Toc141100202" w:id="709"/>
      <w:r w:rsidRPr="4D21D88E">
        <w:t>Demande de nouveaux moyens</w:t>
      </w:r>
      <w:bookmarkEnd w:id="708"/>
      <w:bookmarkEnd w:id="709"/>
      <w:r w:rsidRPr="4D21D88E">
        <w:t xml:space="preserve"> </w:t>
      </w:r>
    </w:p>
    <w:p w:rsidRPr="00A52061" w:rsidR="00A52061" w:rsidP="00A52061" w:rsidRDefault="00A52061" w14:paraId="3685CC16" w14:textId="3D5D7C92">
      <w:pPr>
        <w:rPr>
          <w:rFonts w:eastAsia="Times New Roman" w:cstheme="minorHAnsi"/>
          <w:iCs/>
          <w:color w:val="242424"/>
          <w:lang w:eastAsia="fr-FR"/>
        </w:rPr>
      </w:pPr>
      <w:r w:rsidRPr="00A52061">
        <w:rPr>
          <w:rFonts w:eastAsia="Times New Roman" w:cstheme="minorHAnsi"/>
          <w:iCs/>
          <w:color w:val="242424"/>
          <w:lang w:eastAsia="fr-FR"/>
        </w:rPr>
        <w:t>Il est essentiel de noter que les ressources telles que les serveurs virtuels ou l'espace disque ne peuvent être allouées sans validation, car elles peuvent être nécessaires pour d'autres projets. Toute demande d'augmentation des ressources doit être approuvée par le DSI.</w:t>
      </w:r>
    </w:p>
    <w:p w:rsidRPr="00A52061" w:rsidR="00A52061" w:rsidP="52055AD1" w:rsidRDefault="00A52061" w14:paraId="1C406772" w14:textId="717BBE65">
      <w:pPr>
        <w:rPr>
          <w:rFonts w:eastAsia="Times New Roman"/>
          <w:i/>
          <w:iCs/>
          <w:color w:val="242424"/>
          <w:lang w:eastAsia="fr-FR"/>
        </w:rPr>
      </w:pPr>
      <w:r w:rsidRPr="52055AD1">
        <w:rPr>
          <w:i/>
          <w:iCs/>
        </w:rPr>
        <w:t xml:space="preserve">Il est également important de rappeler que l'achat d'un PC coûte environ 450 €, auxquels s'ajoutent environ 400 € de licences diverses et 150 € de coûts de gestion et d'installation, soit environ 1000 € au total. Le coût annuel d'exploitation d'un PC est estimé entre 600 et 800 €, comprenant la consommation électrique, les pièces de rechange, les réparations, les coûts de maintenance interne et les coûts de </w:t>
      </w:r>
      <w:r w:rsidRPr="52055AD1" w:rsidR="463CD03F">
        <w:rPr>
          <w:i/>
          <w:iCs/>
        </w:rPr>
        <w:t>maintenance payée</w:t>
      </w:r>
      <w:r w:rsidRPr="52055AD1">
        <w:rPr>
          <w:i/>
          <w:iCs/>
        </w:rPr>
        <w:t xml:space="preserve"> aux fournisseurs. Pour un serveur, qu'il soit physique ou virtuel, les coûts sont d'environ 3500 € d'investissement et 3100 € d'exploitation.</w:t>
      </w:r>
    </w:p>
    <w:p w:rsidRPr="00A52061" w:rsidR="00A52061" w:rsidP="00A52061" w:rsidRDefault="00A52061" w14:paraId="7848F596" w14:textId="65C4E53B">
      <w:pPr>
        <w:rPr>
          <w:rFonts w:eastAsia="Times New Roman" w:cstheme="minorHAnsi"/>
          <w:iCs/>
          <w:lang w:eastAsia="fr-FR"/>
        </w:rPr>
      </w:pPr>
      <w:r w:rsidRPr="00A52061">
        <w:rPr>
          <w:rFonts w:eastAsia="Times New Roman" w:cstheme="minorHAnsi"/>
          <w:iCs/>
          <w:lang w:eastAsia="fr-FR"/>
        </w:rPr>
        <w:t>Les demandes de remplacement d'équipement bureautique ou de consommables doivent être validées par le responsable bureautique ou son adjoint et inscrites dans la demande de nouveaux moyens.</w:t>
      </w:r>
    </w:p>
    <w:p w:rsidRPr="00A52061" w:rsidR="00A52061" w:rsidP="00A52061" w:rsidRDefault="00A52061" w14:paraId="537B76FB" w14:textId="1A52E877">
      <w:pPr>
        <w:rPr>
          <w:rFonts w:eastAsia="Times New Roman" w:cstheme="minorHAnsi"/>
          <w:iCs/>
          <w:lang w:eastAsia="fr-FR"/>
        </w:rPr>
      </w:pPr>
      <w:r w:rsidRPr="00A52061">
        <w:rPr>
          <w:rFonts w:eastAsia="Times New Roman" w:cstheme="minorHAnsi"/>
          <w:iCs/>
          <w:lang w:eastAsia="fr-FR"/>
        </w:rPr>
        <w:t>La messagerie et OneDrive ne sont pas des outils d'archivage, mais de communication. Les capacités de stockage doivent être respectées et toute augmentation de la taille des boîtes mail doit être validée par une demande de nouveaux moyens.</w:t>
      </w:r>
    </w:p>
    <w:p w:rsidRPr="00A52061" w:rsidR="00A52061" w:rsidP="00A52061" w:rsidRDefault="00A52061" w14:paraId="36C9F0F7" w14:textId="6F0A0627">
      <w:pPr>
        <w:rPr>
          <w:rFonts w:eastAsia="Times New Roman" w:cstheme="minorHAnsi"/>
          <w:iCs/>
          <w:lang w:eastAsia="fr-FR"/>
        </w:rPr>
      </w:pPr>
      <w:r w:rsidRPr="00A52061">
        <w:rPr>
          <w:rFonts w:eastAsia="Times New Roman" w:cstheme="minorHAnsi"/>
          <w:iCs/>
          <w:lang w:eastAsia="fr-FR"/>
        </w:rPr>
        <w:t>Toute demande de projet doit être initialisée par une fiche projet, qui sera le fil conducteur du projet. Si la demande est jugée recevable, le projet sera étudié en détail, avec une réunion de validation de l'étude préalable avec le DSI, le responsable du domaine et le chef de projet pressenti.</w:t>
      </w:r>
    </w:p>
    <w:p w:rsidRPr="00A52061" w:rsidR="00A52061" w:rsidP="00A52061" w:rsidRDefault="00A52061" w14:paraId="2B176EC2" w14:textId="479B8D19">
      <w:pPr>
        <w:rPr>
          <w:rFonts w:cstheme="minorHAnsi"/>
          <w:lang w:eastAsia="fr-FR"/>
        </w:rPr>
      </w:pPr>
      <w:r w:rsidRPr="00A52061">
        <w:rPr>
          <w:rFonts w:eastAsia="Times New Roman" w:cstheme="minorHAnsi"/>
          <w:iCs/>
          <w:lang w:eastAsia="fr-FR"/>
        </w:rPr>
        <w:t xml:space="preserve">Il est également important de noter que l'intégration de nouveaux postes dans le SI doit être validée dans le tableau des nouveaux moyens. Aucun poste ne doit être intégré sans validation expresse du DSI et de </w:t>
      </w:r>
      <w:r>
        <w:rPr>
          <w:rFonts w:eastAsia="Times New Roman" w:cstheme="minorHAnsi"/>
          <w:iCs/>
          <w:lang w:eastAsia="fr-FR"/>
        </w:rPr>
        <w:t xml:space="preserve">RSSI </w:t>
      </w:r>
      <w:r w:rsidRPr="00A52061">
        <w:rPr>
          <w:rFonts w:eastAsia="Times New Roman" w:cstheme="minorHAnsi"/>
          <w:iCs/>
          <w:lang w:eastAsia="fr-FR"/>
        </w:rPr>
        <w:t>sur la partie sécurité. La remontée d'informations doit privilégier l'intégration de flux de données, sans nécessiter l'intégration de postes sur lesquels se trouvent des applications non maîtrisées.</w:t>
      </w:r>
    </w:p>
    <w:p w:rsidR="00B43A89" w:rsidP="00C56DE9" w:rsidRDefault="00B43A89" w14:paraId="48B9E857" w14:textId="77777777">
      <w:pPr>
        <w:pStyle w:val="Titre2"/>
      </w:pPr>
      <w:bookmarkStart w:name="_Toc1721915416" w:id="710"/>
      <w:bookmarkStart w:name="_Toc141100203" w:id="711"/>
      <w:r w:rsidRPr="4D21D88E">
        <w:t>Suivi des affectations d’équipement</w:t>
      </w:r>
      <w:bookmarkEnd w:id="710"/>
      <w:bookmarkEnd w:id="711"/>
      <w:r w:rsidRPr="4D21D88E">
        <w:t xml:space="preserve"> </w:t>
      </w:r>
    </w:p>
    <w:p w:rsidR="00D757B7" w:rsidP="00D757B7" w:rsidRDefault="00D757B7" w14:paraId="28AA988F" w14:textId="420F6A73">
      <w:pPr>
        <w:rPr>
          <w:lang w:eastAsia="fr-FR"/>
        </w:rPr>
      </w:pPr>
      <w:r>
        <w:rPr>
          <w:lang w:eastAsia="fr-FR"/>
        </w:rPr>
        <w:t>Le processus d'affectation des équipements informatiques est défini comme suit :</w:t>
      </w:r>
    </w:p>
    <w:p w:rsidRPr="00D757B7" w:rsidR="00D757B7" w:rsidP="003570F8" w:rsidRDefault="00D757B7" w14:paraId="51AEE3F5" w14:textId="7005C255">
      <w:pPr>
        <w:pStyle w:val="Paragraphedeliste"/>
        <w:numPr>
          <w:ilvl w:val="0"/>
          <w:numId w:val="39"/>
        </w:numPr>
        <w:rPr>
          <w:b/>
          <w:lang w:eastAsia="fr-FR"/>
        </w:rPr>
      </w:pPr>
      <w:r w:rsidRPr="00D757B7">
        <w:rPr>
          <w:b/>
          <w:lang w:eastAsia="fr-FR"/>
        </w:rPr>
        <w:t>Déclenchement des Affectations :</w:t>
      </w:r>
    </w:p>
    <w:p w:rsidR="00D757B7" w:rsidP="00D757B7" w:rsidRDefault="00D757B7" w14:paraId="3D6BFFE7" w14:textId="77777777">
      <w:pPr>
        <w:rPr>
          <w:lang w:eastAsia="fr-FR"/>
        </w:rPr>
      </w:pPr>
      <w:r>
        <w:rPr>
          <w:lang w:eastAsia="fr-FR"/>
        </w:rPr>
        <w:t>Les affectations d'équipements commencent par une action de remplacement ou une demande de nouveaux moyens sur ISILOG.</w:t>
      </w:r>
    </w:p>
    <w:p w:rsidRPr="00D757B7" w:rsidR="00D757B7" w:rsidP="003570F8" w:rsidRDefault="00D757B7" w14:paraId="3A71550F" w14:textId="06589946">
      <w:pPr>
        <w:pStyle w:val="Paragraphedeliste"/>
        <w:numPr>
          <w:ilvl w:val="0"/>
          <w:numId w:val="39"/>
        </w:numPr>
        <w:rPr>
          <w:b/>
          <w:lang w:eastAsia="fr-FR"/>
        </w:rPr>
      </w:pPr>
      <w:r w:rsidRPr="00D757B7">
        <w:rPr>
          <w:b/>
          <w:lang w:eastAsia="fr-FR"/>
        </w:rPr>
        <w:t>Enregistrement dans le Référentiel d'Inventaire :</w:t>
      </w:r>
    </w:p>
    <w:p w:rsidR="00D757B7" w:rsidP="00D757B7" w:rsidRDefault="00D757B7" w14:paraId="28D8ED67" w14:textId="77777777">
      <w:pPr>
        <w:rPr>
          <w:lang w:eastAsia="fr-FR"/>
        </w:rPr>
      </w:pPr>
      <w:r>
        <w:rPr>
          <w:lang w:eastAsia="fr-FR"/>
        </w:rPr>
        <w:t>Toutes les affectations doivent être recensées dans le référentiel d'inventaire du parc informatique, où le suivi des équipements est assuré. Cela garantit une gestion transparente et précise de l'inventaire.</w:t>
      </w:r>
    </w:p>
    <w:p w:rsidRPr="00D757B7" w:rsidR="00D757B7" w:rsidP="003570F8" w:rsidRDefault="00D757B7" w14:paraId="30E08DC8" w14:textId="3E21F483">
      <w:pPr>
        <w:pStyle w:val="Paragraphedeliste"/>
        <w:numPr>
          <w:ilvl w:val="0"/>
          <w:numId w:val="39"/>
        </w:numPr>
        <w:rPr>
          <w:b/>
          <w:lang w:eastAsia="fr-FR"/>
        </w:rPr>
      </w:pPr>
      <w:r w:rsidRPr="00D757B7">
        <w:rPr>
          <w:b/>
          <w:lang w:eastAsia="fr-FR"/>
        </w:rPr>
        <w:t>Traçabilité des Commandes :</w:t>
      </w:r>
    </w:p>
    <w:p w:rsidR="00D757B7" w:rsidP="00D757B7" w:rsidRDefault="00D757B7" w14:paraId="31AC0C2C" w14:textId="77777777">
      <w:pPr>
        <w:rPr>
          <w:lang w:eastAsia="fr-FR"/>
        </w:rPr>
      </w:pPr>
      <w:r>
        <w:rPr>
          <w:lang w:eastAsia="fr-FR"/>
        </w:rPr>
        <w:t>Chaque commande effectuée doit retracer les affectations de postes effectuées lors de la commande précédente lors de sa validation. Cette traçabilité permet de suivre l'historique des équipements commandés et de comprendre les changements intervenus au fil du temps.</w:t>
      </w:r>
    </w:p>
    <w:p w:rsidRPr="00D757B7" w:rsidR="00D757B7" w:rsidP="003570F8" w:rsidRDefault="00D757B7" w14:paraId="49A10F9B" w14:textId="25EB3545">
      <w:pPr>
        <w:pStyle w:val="Paragraphedeliste"/>
        <w:numPr>
          <w:ilvl w:val="0"/>
          <w:numId w:val="39"/>
        </w:numPr>
        <w:rPr>
          <w:b/>
          <w:lang w:eastAsia="fr-FR"/>
        </w:rPr>
      </w:pPr>
      <w:r w:rsidRPr="00D757B7">
        <w:rPr>
          <w:b/>
          <w:lang w:eastAsia="fr-FR"/>
        </w:rPr>
        <w:t>Publipostage pour Notification :</w:t>
      </w:r>
    </w:p>
    <w:p w:rsidRPr="00591058" w:rsidR="00D757B7" w:rsidP="00B43A89" w:rsidRDefault="00D757B7" w14:paraId="544ED0AF" w14:textId="47C02DE6">
      <w:pPr>
        <w:rPr>
          <w:lang w:eastAsia="fr-FR"/>
        </w:rPr>
      </w:pPr>
      <w:r>
        <w:rPr>
          <w:lang w:eastAsia="fr-FR"/>
        </w:rPr>
        <w:t>Un publipostage est réalisé tous les 10 équipements vers le chef de service ou le cadre bénéficiaire concerné. Ce document fait état du remplacement ou du nouvel équipement, assurant ainsi une communication efficace sur les changements intervenus dans le parc informatique.</w:t>
      </w:r>
    </w:p>
    <w:p w:rsidRPr="00D757B7" w:rsidR="00BB040D" w:rsidP="0081110F" w:rsidRDefault="00BB040D" w14:paraId="44C833B4" w14:textId="77777777">
      <w:pPr>
        <w:pStyle w:val="Titre2"/>
      </w:pPr>
      <w:r w:rsidRPr="00D757B7">
        <w:t>Casse et vol de matériel :</w:t>
      </w:r>
    </w:p>
    <w:p w:rsidR="0081110F" w:rsidP="0081110F" w:rsidRDefault="0081110F" w14:paraId="55F9D9CB" w14:textId="173B89B8">
      <w:pPr>
        <w:rPr>
          <w:lang w:eastAsia="fr-FR"/>
        </w:rPr>
      </w:pPr>
      <w:r>
        <w:rPr>
          <w:lang w:eastAsia="fr-FR"/>
        </w:rPr>
        <w:t>Le processus de gestion des incidents liés à la casse ou au vol de matériel informatique est détaillé comme suit :</w:t>
      </w:r>
    </w:p>
    <w:p w:rsidRPr="0081110F" w:rsidR="0081110F" w:rsidP="003570F8" w:rsidRDefault="0081110F" w14:paraId="42B36716" w14:textId="7F4913BF">
      <w:pPr>
        <w:pStyle w:val="Paragraphedeliste"/>
        <w:numPr>
          <w:ilvl w:val="0"/>
          <w:numId w:val="40"/>
        </w:numPr>
        <w:rPr>
          <w:b/>
          <w:lang w:eastAsia="fr-FR"/>
        </w:rPr>
      </w:pPr>
      <w:r w:rsidRPr="0081110F">
        <w:rPr>
          <w:b/>
          <w:lang w:eastAsia="fr-FR"/>
        </w:rPr>
        <w:t>Déclaration aux Services de Sécurité :</w:t>
      </w:r>
    </w:p>
    <w:p w:rsidR="0081110F" w:rsidP="0081110F" w:rsidRDefault="0081110F" w14:paraId="7786A043" w14:textId="77777777">
      <w:pPr>
        <w:rPr>
          <w:lang w:eastAsia="fr-FR"/>
        </w:rPr>
      </w:pPr>
      <w:r>
        <w:rPr>
          <w:lang w:eastAsia="fr-FR"/>
        </w:rPr>
        <w:t>En cas de casse, le service où l'incident s'est produit doit déclarer l'incident aux services de sécurité. Cette déclaration doit être transmise à la DSI pour initier le processus de remplacement du matériel.</w:t>
      </w:r>
    </w:p>
    <w:p w:rsidRPr="0081110F" w:rsidR="0081110F" w:rsidP="003570F8" w:rsidRDefault="0081110F" w14:paraId="7BFDBA96" w14:textId="28EEAE13">
      <w:pPr>
        <w:pStyle w:val="Paragraphedeliste"/>
        <w:numPr>
          <w:ilvl w:val="0"/>
          <w:numId w:val="40"/>
        </w:numPr>
        <w:rPr>
          <w:b/>
          <w:lang w:eastAsia="fr-FR"/>
        </w:rPr>
      </w:pPr>
      <w:r w:rsidRPr="0081110F">
        <w:rPr>
          <w:b/>
          <w:lang w:eastAsia="fr-FR"/>
        </w:rPr>
        <w:t>Intégration de la Déclaration :</w:t>
      </w:r>
    </w:p>
    <w:p w:rsidR="0081110F" w:rsidP="0081110F" w:rsidRDefault="0081110F" w14:paraId="4FEC0188" w14:textId="77777777">
      <w:pPr>
        <w:rPr>
          <w:lang w:eastAsia="fr-FR"/>
        </w:rPr>
      </w:pPr>
      <w:r>
        <w:rPr>
          <w:lang w:eastAsia="fr-FR"/>
        </w:rPr>
        <w:t>La déclaration de la casse ou du vol de matériel est scannée et intégrée à la fiche du produit endommagé. Elle est également associée à la fiche du produit utilisé pour le remplacement. Cette intégration garantit une documentation complète de l'incident.</w:t>
      </w:r>
    </w:p>
    <w:p w:rsidRPr="0081110F" w:rsidR="0081110F" w:rsidP="003570F8" w:rsidRDefault="0081110F" w14:paraId="22D1A518" w14:textId="6B2AB6DD">
      <w:pPr>
        <w:pStyle w:val="Paragraphedeliste"/>
        <w:numPr>
          <w:ilvl w:val="0"/>
          <w:numId w:val="40"/>
        </w:numPr>
        <w:rPr>
          <w:b/>
          <w:lang w:eastAsia="fr-FR"/>
        </w:rPr>
      </w:pPr>
      <w:r w:rsidRPr="0081110F">
        <w:rPr>
          <w:b/>
          <w:lang w:eastAsia="fr-FR"/>
        </w:rPr>
        <w:t xml:space="preserve">Fiche Événement Indésirable </w:t>
      </w:r>
    </w:p>
    <w:p w:rsidR="0081110F" w:rsidP="0081110F" w:rsidRDefault="0081110F" w14:paraId="5FB74330" w14:textId="0E0273F2">
      <w:pPr>
        <w:rPr>
          <w:lang w:eastAsia="fr-FR"/>
        </w:rPr>
      </w:pPr>
      <w:r>
        <w:rPr>
          <w:lang w:eastAsia="fr-FR"/>
        </w:rPr>
        <w:t xml:space="preserve">La DSIN rédige une fiche événement indésirable sur </w:t>
      </w:r>
      <w:proofErr w:type="spellStart"/>
      <w:r>
        <w:rPr>
          <w:lang w:eastAsia="fr-FR"/>
        </w:rPr>
        <w:t>IntraQual</w:t>
      </w:r>
      <w:proofErr w:type="spellEnd"/>
      <w:r>
        <w:rPr>
          <w:lang w:eastAsia="fr-FR"/>
        </w:rPr>
        <w:t>, cette fiche est destinée au service concerné et vise à fournir des informations détaillées sur l'incident.</w:t>
      </w:r>
    </w:p>
    <w:p w:rsidR="00BB164B" w:rsidP="0081110F" w:rsidRDefault="0081110F" w14:paraId="00D246A9" w14:textId="318791AE">
      <w:pPr>
        <w:rPr>
          <w:lang w:eastAsia="fr-FR"/>
        </w:rPr>
      </w:pPr>
      <w:r>
        <w:rPr>
          <w:lang w:eastAsia="fr-FR"/>
        </w:rPr>
        <w:t>Ce processus assure une gestion transparente et documentée, offrant une traçabilité complète et simplifiant les démarches pour le remplacement du matériel informatique endommagé.</w:t>
      </w:r>
    </w:p>
    <w:p w:rsidR="00D757B7" w:rsidP="00D757B7" w:rsidRDefault="00D757B7" w14:paraId="3BC7937C" w14:textId="77777777">
      <w:pPr>
        <w:rPr>
          <w:lang w:eastAsia="fr-FR"/>
        </w:rPr>
      </w:pPr>
    </w:p>
    <w:p w:rsidR="00541876" w:rsidP="00C56DE9" w:rsidRDefault="006B0894" w14:paraId="63EDE912" w14:textId="252B4421">
      <w:pPr>
        <w:pStyle w:val="Titre1"/>
      </w:pPr>
      <w:bookmarkStart w:name="_Toc1819540071" w:id="712"/>
      <w:bookmarkStart w:name="_Toc141100204" w:id="713"/>
      <w:r>
        <w:t>Procédures d’e</w:t>
      </w:r>
      <w:r w:rsidRPr="4D21D88E" w:rsidR="00E9307B">
        <w:t>xploitation</w:t>
      </w:r>
      <w:bookmarkEnd w:id="712"/>
      <w:bookmarkEnd w:id="713"/>
      <w:r w:rsidRPr="4D21D88E" w:rsidR="00E9307B">
        <w:t xml:space="preserve"> </w:t>
      </w:r>
    </w:p>
    <w:p w:rsidRPr="00E9307B" w:rsidR="006B0894" w:rsidP="00E9307B" w:rsidRDefault="00591058" w14:paraId="6DD85D61" w14:textId="6CBD2E53">
      <w:pPr>
        <w:rPr>
          <w:lang w:eastAsia="fr-FR"/>
        </w:rPr>
      </w:pPr>
      <w:r>
        <w:rPr>
          <w:lang w:eastAsia="fr-FR"/>
        </w:rPr>
        <w:t xml:space="preserve">A ajouter </w:t>
      </w:r>
      <w:r w:rsidR="006B0894">
        <w:rPr>
          <w:lang w:eastAsia="fr-FR"/>
        </w:rPr>
        <w:t xml:space="preserve"> </w:t>
      </w:r>
    </w:p>
    <w:sectPr w:rsidRPr="00E9307B" w:rsidR="006B0894" w:rsidSect="00243560">
      <w:headerReference w:type="default" r:id="rId14"/>
      <w:footerReference w:type="default" r:id="rId15"/>
      <w:pgSz w:w="11906" w:h="16838" w:orient="portrait"/>
      <w:pgMar w:top="1417" w:right="1417" w:bottom="1417" w:left="1417" w:header="708" w:footer="708" w:gutter="0"/>
      <w:cols w:space="708"/>
      <w:titlePg/>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444CC18" w16cex:dateUtc="2023-07-24T09:12:19.463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618C" w:rsidP="00E927B2" w:rsidRDefault="00BE618C" w14:paraId="191CAA0F" w14:textId="77777777">
      <w:r>
        <w:separator/>
      </w:r>
    </w:p>
  </w:endnote>
  <w:endnote w:type="continuationSeparator" w:id="0">
    <w:p w:rsidR="00BE618C" w:rsidP="00E927B2" w:rsidRDefault="00BE618C" w14:paraId="60AFE132" w14:textId="77777777">
      <w:r>
        <w:continuationSeparator/>
      </w:r>
    </w:p>
  </w:endnote>
  <w:endnote w:type="continuationNotice" w:id="1">
    <w:p w:rsidR="00BE618C" w:rsidRDefault="00BE618C" w14:paraId="1C0872C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5681516"/>
      <w:docPartObj>
        <w:docPartGallery w:val="Page Numbers (Bottom of Page)"/>
        <w:docPartUnique/>
      </w:docPartObj>
    </w:sdtPr>
    <w:sdtContent>
      <w:sdt>
        <w:sdtPr>
          <w:id w:val="1728636285"/>
          <w:docPartObj>
            <w:docPartGallery w:val="Page Numbers (Top of Page)"/>
            <w:docPartUnique/>
          </w:docPartObj>
        </w:sdtPr>
        <w:sdtContent>
          <w:p w:rsidR="003E6308" w:rsidRDefault="003E6308" w14:paraId="2DF4BDA9" w14:textId="688D61E6">
            <w:pPr>
              <w:pStyle w:val="Pieddepage"/>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rsidR="003E6308" w:rsidRDefault="003E6308" w14:paraId="6ECD40D1"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618C" w:rsidP="00E927B2" w:rsidRDefault="00BE618C" w14:paraId="010553F1" w14:textId="77777777">
      <w:r>
        <w:separator/>
      </w:r>
    </w:p>
  </w:footnote>
  <w:footnote w:type="continuationSeparator" w:id="0">
    <w:p w:rsidR="00BE618C" w:rsidP="00E927B2" w:rsidRDefault="00BE618C" w14:paraId="60903562" w14:textId="77777777">
      <w:r>
        <w:continuationSeparator/>
      </w:r>
    </w:p>
  </w:footnote>
  <w:footnote w:type="continuationNotice" w:id="1">
    <w:p w:rsidR="00BE618C" w:rsidRDefault="00BE618C" w14:paraId="5ED1D71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3E6308" w:rsidRDefault="003E6308" w14:paraId="47E7534F" w14:textId="11A3795A">
    <w:pPr>
      <w:pStyle w:val="En-tte"/>
    </w:pPr>
    <w:r>
      <w:rPr>
        <w:noProof/>
      </w:rPr>
      <w:drawing>
        <wp:anchor distT="0" distB="0" distL="114300" distR="114300" simplePos="0" relativeHeight="251658240" behindDoc="1" locked="0" layoutInCell="1" allowOverlap="1" wp14:anchorId="47731F2D" wp14:editId="74D35B61">
          <wp:simplePos x="0" y="0"/>
          <wp:positionH relativeFrom="margin">
            <wp:align>left</wp:align>
          </wp:positionH>
          <wp:positionV relativeFrom="paragraph">
            <wp:posOffset>-154305</wp:posOffset>
          </wp:positionV>
          <wp:extent cx="1244385" cy="4476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rotWithShape="1">
                  <a:blip r:embed="rId1" cstate="print">
                    <a:extLst>
                      <a:ext uri="{28A0092B-C50C-407E-A947-70E740481C1C}">
                        <a14:useLocalDpi xmlns:a14="http://schemas.microsoft.com/office/drawing/2010/main" val="0"/>
                      </a:ext>
                    </a:extLst>
                  </a:blip>
                  <a:srcRect t="21739" b="18840"/>
                  <a:stretch/>
                </pic:blipFill>
                <pic:spPr bwMode="auto">
                  <a:xfrm>
                    <a:off x="0" y="0"/>
                    <a:ext cx="1244385" cy="447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E2844"/>
    <w:multiLevelType w:val="multilevel"/>
    <w:tmpl w:val="03E8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17470"/>
    <w:multiLevelType w:val="hybridMultilevel"/>
    <w:tmpl w:val="99D4F4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0734D8"/>
    <w:multiLevelType w:val="multilevel"/>
    <w:tmpl w:val="5A54B6B2"/>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0AAA46DC"/>
    <w:multiLevelType w:val="multilevel"/>
    <w:tmpl w:val="4CA6F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064BB"/>
    <w:multiLevelType w:val="multilevel"/>
    <w:tmpl w:val="3BDA74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C14CD3"/>
    <w:multiLevelType w:val="hybridMultilevel"/>
    <w:tmpl w:val="074AFB74"/>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13236317"/>
    <w:multiLevelType w:val="multilevel"/>
    <w:tmpl w:val="8814E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58E2749"/>
    <w:multiLevelType w:val="hybridMultilevel"/>
    <w:tmpl w:val="E7BA7284"/>
    <w:lvl w:ilvl="0" w:tplc="040C0001">
      <w:start w:val="1"/>
      <w:numFmt w:val="bullet"/>
      <w:lvlText w:val=""/>
      <w:lvlJc w:val="left"/>
      <w:pPr>
        <w:ind w:left="1211"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1C1C224B"/>
    <w:multiLevelType w:val="hybridMultilevel"/>
    <w:tmpl w:val="7D0E0A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CA7660F"/>
    <w:multiLevelType w:val="multilevel"/>
    <w:tmpl w:val="2A707E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DFD29F5"/>
    <w:multiLevelType w:val="hybridMultilevel"/>
    <w:tmpl w:val="A142E414"/>
    <w:lvl w:ilvl="0" w:tplc="040C0001">
      <w:start w:val="1"/>
      <w:numFmt w:val="bullet"/>
      <w:lvlText w:val=""/>
      <w:lvlJc w:val="left"/>
      <w:pPr>
        <w:ind w:left="2136" w:hanging="360"/>
      </w:pPr>
      <w:rPr>
        <w:rFonts w:hint="default" w:ascii="Symbol" w:hAnsi="Symbol"/>
      </w:rPr>
    </w:lvl>
    <w:lvl w:ilvl="1" w:tplc="040C0003" w:tentative="1">
      <w:start w:val="1"/>
      <w:numFmt w:val="bullet"/>
      <w:lvlText w:val="o"/>
      <w:lvlJc w:val="left"/>
      <w:pPr>
        <w:ind w:left="2856" w:hanging="360"/>
      </w:pPr>
      <w:rPr>
        <w:rFonts w:hint="default" w:ascii="Courier New" w:hAnsi="Courier New" w:cs="Courier New"/>
      </w:rPr>
    </w:lvl>
    <w:lvl w:ilvl="2" w:tplc="040C0005" w:tentative="1">
      <w:start w:val="1"/>
      <w:numFmt w:val="bullet"/>
      <w:lvlText w:val=""/>
      <w:lvlJc w:val="left"/>
      <w:pPr>
        <w:ind w:left="3576" w:hanging="360"/>
      </w:pPr>
      <w:rPr>
        <w:rFonts w:hint="default" w:ascii="Wingdings" w:hAnsi="Wingdings"/>
      </w:rPr>
    </w:lvl>
    <w:lvl w:ilvl="3" w:tplc="040C0001" w:tentative="1">
      <w:start w:val="1"/>
      <w:numFmt w:val="bullet"/>
      <w:lvlText w:val=""/>
      <w:lvlJc w:val="left"/>
      <w:pPr>
        <w:ind w:left="4296" w:hanging="360"/>
      </w:pPr>
      <w:rPr>
        <w:rFonts w:hint="default" w:ascii="Symbol" w:hAnsi="Symbol"/>
      </w:rPr>
    </w:lvl>
    <w:lvl w:ilvl="4" w:tplc="040C0003" w:tentative="1">
      <w:start w:val="1"/>
      <w:numFmt w:val="bullet"/>
      <w:lvlText w:val="o"/>
      <w:lvlJc w:val="left"/>
      <w:pPr>
        <w:ind w:left="5016" w:hanging="360"/>
      </w:pPr>
      <w:rPr>
        <w:rFonts w:hint="default" w:ascii="Courier New" w:hAnsi="Courier New" w:cs="Courier New"/>
      </w:rPr>
    </w:lvl>
    <w:lvl w:ilvl="5" w:tplc="040C0005" w:tentative="1">
      <w:start w:val="1"/>
      <w:numFmt w:val="bullet"/>
      <w:lvlText w:val=""/>
      <w:lvlJc w:val="left"/>
      <w:pPr>
        <w:ind w:left="5736" w:hanging="360"/>
      </w:pPr>
      <w:rPr>
        <w:rFonts w:hint="default" w:ascii="Wingdings" w:hAnsi="Wingdings"/>
      </w:rPr>
    </w:lvl>
    <w:lvl w:ilvl="6" w:tplc="040C0001" w:tentative="1">
      <w:start w:val="1"/>
      <w:numFmt w:val="bullet"/>
      <w:lvlText w:val=""/>
      <w:lvlJc w:val="left"/>
      <w:pPr>
        <w:ind w:left="6456" w:hanging="360"/>
      </w:pPr>
      <w:rPr>
        <w:rFonts w:hint="default" w:ascii="Symbol" w:hAnsi="Symbol"/>
      </w:rPr>
    </w:lvl>
    <w:lvl w:ilvl="7" w:tplc="040C0003" w:tentative="1">
      <w:start w:val="1"/>
      <w:numFmt w:val="bullet"/>
      <w:lvlText w:val="o"/>
      <w:lvlJc w:val="left"/>
      <w:pPr>
        <w:ind w:left="7176" w:hanging="360"/>
      </w:pPr>
      <w:rPr>
        <w:rFonts w:hint="default" w:ascii="Courier New" w:hAnsi="Courier New" w:cs="Courier New"/>
      </w:rPr>
    </w:lvl>
    <w:lvl w:ilvl="8" w:tplc="040C0005" w:tentative="1">
      <w:start w:val="1"/>
      <w:numFmt w:val="bullet"/>
      <w:lvlText w:val=""/>
      <w:lvlJc w:val="left"/>
      <w:pPr>
        <w:ind w:left="7896" w:hanging="360"/>
      </w:pPr>
      <w:rPr>
        <w:rFonts w:hint="default" w:ascii="Wingdings" w:hAnsi="Wingdings"/>
      </w:rPr>
    </w:lvl>
  </w:abstractNum>
  <w:abstractNum w:abstractNumId="11" w15:restartNumberingAfterBreak="0">
    <w:nsid w:val="1FE37173"/>
    <w:multiLevelType w:val="hybridMultilevel"/>
    <w:tmpl w:val="285804E6"/>
    <w:lvl w:ilvl="0" w:tplc="040C0001">
      <w:start w:val="1"/>
      <w:numFmt w:val="bullet"/>
      <w:lvlText w:val=""/>
      <w:lvlJc w:val="left"/>
      <w:pPr>
        <w:ind w:left="2160" w:hanging="360"/>
      </w:pPr>
      <w:rPr>
        <w:rFonts w:hint="default" w:ascii="Symbol" w:hAnsi="Symbol"/>
      </w:rPr>
    </w:lvl>
    <w:lvl w:ilvl="1" w:tplc="040C0003" w:tentative="1">
      <w:start w:val="1"/>
      <w:numFmt w:val="bullet"/>
      <w:lvlText w:val="o"/>
      <w:lvlJc w:val="left"/>
      <w:pPr>
        <w:ind w:left="2880" w:hanging="360"/>
      </w:pPr>
      <w:rPr>
        <w:rFonts w:hint="default" w:ascii="Courier New" w:hAnsi="Courier New" w:cs="Courier New"/>
      </w:rPr>
    </w:lvl>
    <w:lvl w:ilvl="2" w:tplc="040C0005" w:tentative="1">
      <w:start w:val="1"/>
      <w:numFmt w:val="bullet"/>
      <w:lvlText w:val=""/>
      <w:lvlJc w:val="left"/>
      <w:pPr>
        <w:ind w:left="3600" w:hanging="360"/>
      </w:pPr>
      <w:rPr>
        <w:rFonts w:hint="default" w:ascii="Wingdings" w:hAnsi="Wingdings"/>
      </w:rPr>
    </w:lvl>
    <w:lvl w:ilvl="3" w:tplc="040C0001" w:tentative="1">
      <w:start w:val="1"/>
      <w:numFmt w:val="bullet"/>
      <w:lvlText w:val=""/>
      <w:lvlJc w:val="left"/>
      <w:pPr>
        <w:ind w:left="4320" w:hanging="360"/>
      </w:pPr>
      <w:rPr>
        <w:rFonts w:hint="default" w:ascii="Symbol" w:hAnsi="Symbol"/>
      </w:rPr>
    </w:lvl>
    <w:lvl w:ilvl="4" w:tplc="040C0003" w:tentative="1">
      <w:start w:val="1"/>
      <w:numFmt w:val="bullet"/>
      <w:lvlText w:val="o"/>
      <w:lvlJc w:val="left"/>
      <w:pPr>
        <w:ind w:left="5040" w:hanging="360"/>
      </w:pPr>
      <w:rPr>
        <w:rFonts w:hint="default" w:ascii="Courier New" w:hAnsi="Courier New" w:cs="Courier New"/>
      </w:rPr>
    </w:lvl>
    <w:lvl w:ilvl="5" w:tplc="040C0005" w:tentative="1">
      <w:start w:val="1"/>
      <w:numFmt w:val="bullet"/>
      <w:lvlText w:val=""/>
      <w:lvlJc w:val="left"/>
      <w:pPr>
        <w:ind w:left="5760" w:hanging="360"/>
      </w:pPr>
      <w:rPr>
        <w:rFonts w:hint="default" w:ascii="Wingdings" w:hAnsi="Wingdings"/>
      </w:rPr>
    </w:lvl>
    <w:lvl w:ilvl="6" w:tplc="040C0001" w:tentative="1">
      <w:start w:val="1"/>
      <w:numFmt w:val="bullet"/>
      <w:lvlText w:val=""/>
      <w:lvlJc w:val="left"/>
      <w:pPr>
        <w:ind w:left="6480" w:hanging="360"/>
      </w:pPr>
      <w:rPr>
        <w:rFonts w:hint="default" w:ascii="Symbol" w:hAnsi="Symbol"/>
      </w:rPr>
    </w:lvl>
    <w:lvl w:ilvl="7" w:tplc="040C0003" w:tentative="1">
      <w:start w:val="1"/>
      <w:numFmt w:val="bullet"/>
      <w:lvlText w:val="o"/>
      <w:lvlJc w:val="left"/>
      <w:pPr>
        <w:ind w:left="7200" w:hanging="360"/>
      </w:pPr>
      <w:rPr>
        <w:rFonts w:hint="default" w:ascii="Courier New" w:hAnsi="Courier New" w:cs="Courier New"/>
      </w:rPr>
    </w:lvl>
    <w:lvl w:ilvl="8" w:tplc="040C0005" w:tentative="1">
      <w:start w:val="1"/>
      <w:numFmt w:val="bullet"/>
      <w:lvlText w:val=""/>
      <w:lvlJc w:val="left"/>
      <w:pPr>
        <w:ind w:left="7920" w:hanging="360"/>
      </w:pPr>
      <w:rPr>
        <w:rFonts w:hint="default" w:ascii="Wingdings" w:hAnsi="Wingdings"/>
      </w:rPr>
    </w:lvl>
  </w:abstractNum>
  <w:abstractNum w:abstractNumId="12" w15:restartNumberingAfterBreak="0">
    <w:nsid w:val="20312D05"/>
    <w:multiLevelType w:val="hybridMultilevel"/>
    <w:tmpl w:val="ECD06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6281055"/>
    <w:multiLevelType w:val="hybridMultilevel"/>
    <w:tmpl w:val="9D3C8C9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274D7924"/>
    <w:multiLevelType w:val="hybridMultilevel"/>
    <w:tmpl w:val="40AA08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A280D86"/>
    <w:multiLevelType w:val="hybridMultilevel"/>
    <w:tmpl w:val="EEE09B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A5F2848"/>
    <w:multiLevelType w:val="multilevel"/>
    <w:tmpl w:val="014C0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B05141F"/>
    <w:multiLevelType w:val="hybridMultilevel"/>
    <w:tmpl w:val="4BF8D2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C5C0EFB"/>
    <w:multiLevelType w:val="hybridMultilevel"/>
    <w:tmpl w:val="DC648F8E"/>
    <w:lvl w:ilvl="0" w:tplc="040C0001">
      <w:start w:val="1"/>
      <w:numFmt w:val="bullet"/>
      <w:lvlText w:val=""/>
      <w:lvlJc w:val="left"/>
      <w:pPr>
        <w:ind w:left="502" w:hanging="360"/>
      </w:pPr>
      <w:rPr>
        <w:rFonts w:hint="default" w:ascii="Symbol" w:hAnsi="Symbol"/>
      </w:rPr>
    </w:lvl>
    <w:lvl w:ilvl="1" w:tplc="040C0003" w:tentative="1">
      <w:start w:val="1"/>
      <w:numFmt w:val="bullet"/>
      <w:lvlText w:val="o"/>
      <w:lvlJc w:val="left"/>
      <w:pPr>
        <w:ind w:left="1222" w:hanging="360"/>
      </w:pPr>
      <w:rPr>
        <w:rFonts w:hint="default" w:ascii="Courier New" w:hAnsi="Courier New" w:cs="Courier New"/>
      </w:rPr>
    </w:lvl>
    <w:lvl w:ilvl="2" w:tplc="040C0005" w:tentative="1">
      <w:start w:val="1"/>
      <w:numFmt w:val="bullet"/>
      <w:lvlText w:val=""/>
      <w:lvlJc w:val="left"/>
      <w:pPr>
        <w:ind w:left="1942" w:hanging="360"/>
      </w:pPr>
      <w:rPr>
        <w:rFonts w:hint="default" w:ascii="Wingdings" w:hAnsi="Wingdings"/>
      </w:rPr>
    </w:lvl>
    <w:lvl w:ilvl="3" w:tplc="040C0001" w:tentative="1">
      <w:start w:val="1"/>
      <w:numFmt w:val="bullet"/>
      <w:lvlText w:val=""/>
      <w:lvlJc w:val="left"/>
      <w:pPr>
        <w:ind w:left="2662" w:hanging="360"/>
      </w:pPr>
      <w:rPr>
        <w:rFonts w:hint="default" w:ascii="Symbol" w:hAnsi="Symbol"/>
      </w:rPr>
    </w:lvl>
    <w:lvl w:ilvl="4" w:tplc="040C0003" w:tentative="1">
      <w:start w:val="1"/>
      <w:numFmt w:val="bullet"/>
      <w:lvlText w:val="o"/>
      <w:lvlJc w:val="left"/>
      <w:pPr>
        <w:ind w:left="3382" w:hanging="360"/>
      </w:pPr>
      <w:rPr>
        <w:rFonts w:hint="default" w:ascii="Courier New" w:hAnsi="Courier New" w:cs="Courier New"/>
      </w:rPr>
    </w:lvl>
    <w:lvl w:ilvl="5" w:tplc="040C0005" w:tentative="1">
      <w:start w:val="1"/>
      <w:numFmt w:val="bullet"/>
      <w:lvlText w:val=""/>
      <w:lvlJc w:val="left"/>
      <w:pPr>
        <w:ind w:left="4102" w:hanging="360"/>
      </w:pPr>
      <w:rPr>
        <w:rFonts w:hint="default" w:ascii="Wingdings" w:hAnsi="Wingdings"/>
      </w:rPr>
    </w:lvl>
    <w:lvl w:ilvl="6" w:tplc="040C0001" w:tentative="1">
      <w:start w:val="1"/>
      <w:numFmt w:val="bullet"/>
      <w:lvlText w:val=""/>
      <w:lvlJc w:val="left"/>
      <w:pPr>
        <w:ind w:left="4822" w:hanging="360"/>
      </w:pPr>
      <w:rPr>
        <w:rFonts w:hint="default" w:ascii="Symbol" w:hAnsi="Symbol"/>
      </w:rPr>
    </w:lvl>
    <w:lvl w:ilvl="7" w:tplc="040C0003" w:tentative="1">
      <w:start w:val="1"/>
      <w:numFmt w:val="bullet"/>
      <w:lvlText w:val="o"/>
      <w:lvlJc w:val="left"/>
      <w:pPr>
        <w:ind w:left="5542" w:hanging="360"/>
      </w:pPr>
      <w:rPr>
        <w:rFonts w:hint="default" w:ascii="Courier New" w:hAnsi="Courier New" w:cs="Courier New"/>
      </w:rPr>
    </w:lvl>
    <w:lvl w:ilvl="8" w:tplc="040C0005" w:tentative="1">
      <w:start w:val="1"/>
      <w:numFmt w:val="bullet"/>
      <w:lvlText w:val=""/>
      <w:lvlJc w:val="left"/>
      <w:pPr>
        <w:ind w:left="6262" w:hanging="360"/>
      </w:pPr>
      <w:rPr>
        <w:rFonts w:hint="default" w:ascii="Wingdings" w:hAnsi="Wingdings"/>
      </w:rPr>
    </w:lvl>
  </w:abstractNum>
  <w:abstractNum w:abstractNumId="19" w15:restartNumberingAfterBreak="0">
    <w:nsid w:val="2D430D21"/>
    <w:multiLevelType w:val="hybridMultilevel"/>
    <w:tmpl w:val="E0466332"/>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30A311CC"/>
    <w:multiLevelType w:val="hybridMultilevel"/>
    <w:tmpl w:val="A70E4BF6"/>
    <w:lvl w:ilvl="0" w:tplc="6FEC26B0">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1BE0B05"/>
    <w:multiLevelType w:val="hybridMultilevel"/>
    <w:tmpl w:val="5516972C"/>
    <w:lvl w:ilvl="0" w:tplc="040C0001">
      <w:start w:val="1"/>
      <w:numFmt w:val="bullet"/>
      <w:lvlText w:val=""/>
      <w:lvlJc w:val="left"/>
      <w:pPr>
        <w:ind w:left="1211" w:hanging="360"/>
      </w:pPr>
      <w:rPr>
        <w:rFonts w:hint="default" w:ascii="Symbol" w:hAnsi="Symbol"/>
      </w:rPr>
    </w:lvl>
    <w:lvl w:ilvl="1" w:tplc="040C0003" w:tentative="1">
      <w:start w:val="1"/>
      <w:numFmt w:val="bullet"/>
      <w:lvlText w:val="o"/>
      <w:lvlJc w:val="left"/>
      <w:pPr>
        <w:ind w:left="1931" w:hanging="360"/>
      </w:pPr>
      <w:rPr>
        <w:rFonts w:hint="default" w:ascii="Courier New" w:hAnsi="Courier New" w:cs="Courier New"/>
      </w:rPr>
    </w:lvl>
    <w:lvl w:ilvl="2" w:tplc="040C0005" w:tentative="1">
      <w:start w:val="1"/>
      <w:numFmt w:val="bullet"/>
      <w:lvlText w:val=""/>
      <w:lvlJc w:val="left"/>
      <w:pPr>
        <w:ind w:left="2651" w:hanging="360"/>
      </w:pPr>
      <w:rPr>
        <w:rFonts w:hint="default" w:ascii="Wingdings" w:hAnsi="Wingdings"/>
      </w:rPr>
    </w:lvl>
    <w:lvl w:ilvl="3" w:tplc="040C0001" w:tentative="1">
      <w:start w:val="1"/>
      <w:numFmt w:val="bullet"/>
      <w:lvlText w:val=""/>
      <w:lvlJc w:val="left"/>
      <w:pPr>
        <w:ind w:left="3371" w:hanging="360"/>
      </w:pPr>
      <w:rPr>
        <w:rFonts w:hint="default" w:ascii="Symbol" w:hAnsi="Symbol"/>
      </w:rPr>
    </w:lvl>
    <w:lvl w:ilvl="4" w:tplc="040C0003" w:tentative="1">
      <w:start w:val="1"/>
      <w:numFmt w:val="bullet"/>
      <w:lvlText w:val="o"/>
      <w:lvlJc w:val="left"/>
      <w:pPr>
        <w:ind w:left="4091" w:hanging="360"/>
      </w:pPr>
      <w:rPr>
        <w:rFonts w:hint="default" w:ascii="Courier New" w:hAnsi="Courier New" w:cs="Courier New"/>
      </w:rPr>
    </w:lvl>
    <w:lvl w:ilvl="5" w:tplc="040C0005" w:tentative="1">
      <w:start w:val="1"/>
      <w:numFmt w:val="bullet"/>
      <w:lvlText w:val=""/>
      <w:lvlJc w:val="left"/>
      <w:pPr>
        <w:ind w:left="4811" w:hanging="360"/>
      </w:pPr>
      <w:rPr>
        <w:rFonts w:hint="default" w:ascii="Wingdings" w:hAnsi="Wingdings"/>
      </w:rPr>
    </w:lvl>
    <w:lvl w:ilvl="6" w:tplc="040C0001" w:tentative="1">
      <w:start w:val="1"/>
      <w:numFmt w:val="bullet"/>
      <w:lvlText w:val=""/>
      <w:lvlJc w:val="left"/>
      <w:pPr>
        <w:ind w:left="5531" w:hanging="360"/>
      </w:pPr>
      <w:rPr>
        <w:rFonts w:hint="default" w:ascii="Symbol" w:hAnsi="Symbol"/>
      </w:rPr>
    </w:lvl>
    <w:lvl w:ilvl="7" w:tplc="040C0003" w:tentative="1">
      <w:start w:val="1"/>
      <w:numFmt w:val="bullet"/>
      <w:lvlText w:val="o"/>
      <w:lvlJc w:val="left"/>
      <w:pPr>
        <w:ind w:left="6251" w:hanging="360"/>
      </w:pPr>
      <w:rPr>
        <w:rFonts w:hint="default" w:ascii="Courier New" w:hAnsi="Courier New" w:cs="Courier New"/>
      </w:rPr>
    </w:lvl>
    <w:lvl w:ilvl="8" w:tplc="040C0005" w:tentative="1">
      <w:start w:val="1"/>
      <w:numFmt w:val="bullet"/>
      <w:lvlText w:val=""/>
      <w:lvlJc w:val="left"/>
      <w:pPr>
        <w:ind w:left="6971" w:hanging="360"/>
      </w:pPr>
      <w:rPr>
        <w:rFonts w:hint="default" w:ascii="Wingdings" w:hAnsi="Wingdings"/>
      </w:rPr>
    </w:lvl>
  </w:abstractNum>
  <w:abstractNum w:abstractNumId="22" w15:restartNumberingAfterBreak="0">
    <w:nsid w:val="349D3270"/>
    <w:multiLevelType w:val="hybridMultilevel"/>
    <w:tmpl w:val="4978FA00"/>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23" w15:restartNumberingAfterBreak="0">
    <w:nsid w:val="38042536"/>
    <w:multiLevelType w:val="hybridMultilevel"/>
    <w:tmpl w:val="943A1D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9B216BC"/>
    <w:multiLevelType w:val="multilevel"/>
    <w:tmpl w:val="C3121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FB25577"/>
    <w:multiLevelType w:val="hybridMultilevel"/>
    <w:tmpl w:val="DE1213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257FA5"/>
    <w:multiLevelType w:val="multilevel"/>
    <w:tmpl w:val="0B6A2AD0"/>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tabs>
          <w:tab w:val="num" w:pos="1440"/>
        </w:tabs>
        <w:ind w:left="1440" w:hanging="360"/>
      </w:pPr>
      <w:rPr>
        <w:rFonts w:hint="default" w:ascii="Calibri" w:hAnsi="Calibri" w:eastAsiaTheme="minorHAnsi" w:cstheme="minorBidi"/>
        <w:sz w:val="20"/>
      </w:rPr>
    </w:lvl>
    <w:lvl w:ilvl="2">
      <w:start w:val="1"/>
      <w:numFmt w:val="bullet"/>
      <w:lvlText w:val=""/>
      <w:lvlJc w:val="left"/>
      <w:pPr>
        <w:tabs>
          <w:tab w:val="num" w:pos="2160"/>
        </w:tabs>
        <w:ind w:left="2160" w:hanging="360"/>
      </w:pPr>
      <w:rPr>
        <w:rFonts w:hint="default" w:ascii="Wingdings" w:hAnsi="Wingdings"/>
        <w:sz w:val="20"/>
      </w:rPr>
    </w:lvl>
    <w:lvl w:ilvl="3">
      <w:start w:val="8"/>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0276955"/>
    <w:multiLevelType w:val="hybridMultilevel"/>
    <w:tmpl w:val="8522DA44"/>
    <w:lvl w:ilvl="0" w:tplc="982685AC">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8" w15:restartNumberingAfterBreak="0">
    <w:nsid w:val="40552E27"/>
    <w:multiLevelType w:val="hybridMultilevel"/>
    <w:tmpl w:val="80CA359E"/>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41F4660D"/>
    <w:multiLevelType w:val="hybridMultilevel"/>
    <w:tmpl w:val="A7BEBAA4"/>
    <w:lvl w:ilvl="0" w:tplc="4DC4E43E">
      <w:start w:val="3"/>
      <w:numFmt w:val="bullet"/>
      <w:lvlText w:val="-"/>
      <w:lvlJc w:val="left"/>
      <w:pPr>
        <w:ind w:left="720" w:hanging="360"/>
      </w:pPr>
      <w:rPr>
        <w:rFonts w:hint="default" w:ascii="Times New Roman" w:hAnsi="Times New Roman" w:cs="Times New Roman"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457428D0"/>
    <w:multiLevelType w:val="multilevel"/>
    <w:tmpl w:val="8CF40826"/>
    <w:lvl w:ilvl="0">
      <w:start w:val="1"/>
      <w:numFmt w:val="bullet"/>
      <w:pStyle w:val="Sous-titre"/>
      <w:lvlText w:val=""/>
      <w:lvlJc w:val="left"/>
      <w:pPr>
        <w:tabs>
          <w:tab w:val="num" w:pos="363"/>
        </w:tabs>
        <w:ind w:left="363" w:hanging="360"/>
      </w:pPr>
      <w:rPr>
        <w:rFonts w:hint="default" w:ascii="Symbol" w:hAnsi="Symbol"/>
        <w:sz w:val="20"/>
      </w:rPr>
    </w:lvl>
    <w:lvl w:ilvl="1">
      <w:start w:val="1"/>
      <w:numFmt w:val="bullet"/>
      <w:lvlText w:val="o"/>
      <w:lvlJc w:val="left"/>
      <w:pPr>
        <w:tabs>
          <w:tab w:val="num" w:pos="1083"/>
        </w:tabs>
        <w:ind w:left="1083" w:hanging="360"/>
      </w:pPr>
      <w:rPr>
        <w:rFonts w:hint="default" w:ascii="Courier New" w:hAnsi="Courier New"/>
        <w:sz w:val="20"/>
      </w:rPr>
    </w:lvl>
    <w:lvl w:ilvl="2">
      <w:start w:val="1"/>
      <w:numFmt w:val="bullet"/>
      <w:lvlText w:val=""/>
      <w:lvlJc w:val="left"/>
      <w:pPr>
        <w:tabs>
          <w:tab w:val="num" w:pos="1803"/>
        </w:tabs>
        <w:ind w:left="1803" w:hanging="360"/>
      </w:pPr>
      <w:rPr>
        <w:rFonts w:hint="default" w:ascii="Wingdings" w:hAnsi="Wingdings"/>
        <w:sz w:val="20"/>
      </w:rPr>
    </w:lvl>
    <w:lvl w:ilvl="3">
      <w:start w:val="1"/>
      <w:numFmt w:val="bullet"/>
      <w:lvlText w:val=""/>
      <w:lvlJc w:val="left"/>
      <w:pPr>
        <w:tabs>
          <w:tab w:val="num" w:pos="2523"/>
        </w:tabs>
        <w:ind w:left="2523" w:hanging="360"/>
      </w:pPr>
      <w:rPr>
        <w:rFonts w:hint="default" w:ascii="Wingdings" w:hAnsi="Wingdings"/>
        <w:sz w:val="20"/>
      </w:rPr>
    </w:lvl>
    <w:lvl w:ilvl="4" w:tentative="1">
      <w:start w:val="1"/>
      <w:numFmt w:val="bullet"/>
      <w:lvlText w:val=""/>
      <w:lvlJc w:val="left"/>
      <w:pPr>
        <w:tabs>
          <w:tab w:val="num" w:pos="3243"/>
        </w:tabs>
        <w:ind w:left="3243" w:hanging="360"/>
      </w:pPr>
      <w:rPr>
        <w:rFonts w:hint="default" w:ascii="Wingdings" w:hAnsi="Wingdings"/>
        <w:sz w:val="20"/>
      </w:rPr>
    </w:lvl>
    <w:lvl w:ilvl="5" w:tentative="1">
      <w:start w:val="1"/>
      <w:numFmt w:val="bullet"/>
      <w:lvlText w:val=""/>
      <w:lvlJc w:val="left"/>
      <w:pPr>
        <w:tabs>
          <w:tab w:val="num" w:pos="3963"/>
        </w:tabs>
        <w:ind w:left="3963" w:hanging="360"/>
      </w:pPr>
      <w:rPr>
        <w:rFonts w:hint="default" w:ascii="Wingdings" w:hAnsi="Wingdings"/>
        <w:sz w:val="20"/>
      </w:rPr>
    </w:lvl>
    <w:lvl w:ilvl="6" w:tentative="1">
      <w:start w:val="1"/>
      <w:numFmt w:val="bullet"/>
      <w:lvlText w:val=""/>
      <w:lvlJc w:val="left"/>
      <w:pPr>
        <w:tabs>
          <w:tab w:val="num" w:pos="4683"/>
        </w:tabs>
        <w:ind w:left="4683" w:hanging="360"/>
      </w:pPr>
      <w:rPr>
        <w:rFonts w:hint="default" w:ascii="Wingdings" w:hAnsi="Wingdings"/>
        <w:sz w:val="20"/>
      </w:rPr>
    </w:lvl>
    <w:lvl w:ilvl="7" w:tentative="1">
      <w:start w:val="1"/>
      <w:numFmt w:val="bullet"/>
      <w:lvlText w:val=""/>
      <w:lvlJc w:val="left"/>
      <w:pPr>
        <w:tabs>
          <w:tab w:val="num" w:pos="5403"/>
        </w:tabs>
        <w:ind w:left="5403" w:hanging="360"/>
      </w:pPr>
      <w:rPr>
        <w:rFonts w:hint="default" w:ascii="Wingdings" w:hAnsi="Wingdings"/>
        <w:sz w:val="20"/>
      </w:rPr>
    </w:lvl>
    <w:lvl w:ilvl="8" w:tentative="1">
      <w:start w:val="1"/>
      <w:numFmt w:val="bullet"/>
      <w:lvlText w:val=""/>
      <w:lvlJc w:val="left"/>
      <w:pPr>
        <w:tabs>
          <w:tab w:val="num" w:pos="6123"/>
        </w:tabs>
        <w:ind w:left="6123" w:hanging="360"/>
      </w:pPr>
      <w:rPr>
        <w:rFonts w:hint="default" w:ascii="Wingdings" w:hAnsi="Wingdings"/>
        <w:sz w:val="20"/>
      </w:rPr>
    </w:lvl>
  </w:abstractNum>
  <w:abstractNum w:abstractNumId="31" w15:restartNumberingAfterBreak="0">
    <w:nsid w:val="47D62F8F"/>
    <w:multiLevelType w:val="multilevel"/>
    <w:tmpl w:val="7B305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A85029B"/>
    <w:multiLevelType w:val="hybridMultilevel"/>
    <w:tmpl w:val="2FF2A26E"/>
    <w:lvl w:ilvl="0" w:tplc="040C0001">
      <w:start w:val="1"/>
      <w:numFmt w:val="bullet"/>
      <w:lvlText w:val=""/>
      <w:lvlJc w:val="left"/>
      <w:pPr>
        <w:ind w:left="502" w:hanging="360"/>
      </w:pPr>
      <w:rPr>
        <w:rFonts w:hint="default" w:ascii="Symbol" w:hAnsi="Symbol"/>
      </w:rPr>
    </w:lvl>
    <w:lvl w:ilvl="1" w:tplc="040C0003" w:tentative="1">
      <w:start w:val="1"/>
      <w:numFmt w:val="bullet"/>
      <w:lvlText w:val="o"/>
      <w:lvlJc w:val="left"/>
      <w:pPr>
        <w:ind w:left="1222" w:hanging="360"/>
      </w:pPr>
      <w:rPr>
        <w:rFonts w:hint="default" w:ascii="Courier New" w:hAnsi="Courier New" w:cs="Courier New"/>
      </w:rPr>
    </w:lvl>
    <w:lvl w:ilvl="2" w:tplc="040C0005" w:tentative="1">
      <w:start w:val="1"/>
      <w:numFmt w:val="bullet"/>
      <w:lvlText w:val=""/>
      <w:lvlJc w:val="left"/>
      <w:pPr>
        <w:ind w:left="1942" w:hanging="360"/>
      </w:pPr>
      <w:rPr>
        <w:rFonts w:hint="default" w:ascii="Wingdings" w:hAnsi="Wingdings"/>
      </w:rPr>
    </w:lvl>
    <w:lvl w:ilvl="3" w:tplc="040C0001" w:tentative="1">
      <w:start w:val="1"/>
      <w:numFmt w:val="bullet"/>
      <w:lvlText w:val=""/>
      <w:lvlJc w:val="left"/>
      <w:pPr>
        <w:ind w:left="2662" w:hanging="360"/>
      </w:pPr>
      <w:rPr>
        <w:rFonts w:hint="default" w:ascii="Symbol" w:hAnsi="Symbol"/>
      </w:rPr>
    </w:lvl>
    <w:lvl w:ilvl="4" w:tplc="040C0003" w:tentative="1">
      <w:start w:val="1"/>
      <w:numFmt w:val="bullet"/>
      <w:lvlText w:val="o"/>
      <w:lvlJc w:val="left"/>
      <w:pPr>
        <w:ind w:left="3382" w:hanging="360"/>
      </w:pPr>
      <w:rPr>
        <w:rFonts w:hint="default" w:ascii="Courier New" w:hAnsi="Courier New" w:cs="Courier New"/>
      </w:rPr>
    </w:lvl>
    <w:lvl w:ilvl="5" w:tplc="040C0005" w:tentative="1">
      <w:start w:val="1"/>
      <w:numFmt w:val="bullet"/>
      <w:lvlText w:val=""/>
      <w:lvlJc w:val="left"/>
      <w:pPr>
        <w:ind w:left="4102" w:hanging="360"/>
      </w:pPr>
      <w:rPr>
        <w:rFonts w:hint="default" w:ascii="Wingdings" w:hAnsi="Wingdings"/>
      </w:rPr>
    </w:lvl>
    <w:lvl w:ilvl="6" w:tplc="040C0001" w:tentative="1">
      <w:start w:val="1"/>
      <w:numFmt w:val="bullet"/>
      <w:lvlText w:val=""/>
      <w:lvlJc w:val="left"/>
      <w:pPr>
        <w:ind w:left="4822" w:hanging="360"/>
      </w:pPr>
      <w:rPr>
        <w:rFonts w:hint="default" w:ascii="Symbol" w:hAnsi="Symbol"/>
      </w:rPr>
    </w:lvl>
    <w:lvl w:ilvl="7" w:tplc="040C0003" w:tentative="1">
      <w:start w:val="1"/>
      <w:numFmt w:val="bullet"/>
      <w:lvlText w:val="o"/>
      <w:lvlJc w:val="left"/>
      <w:pPr>
        <w:ind w:left="5542" w:hanging="360"/>
      </w:pPr>
      <w:rPr>
        <w:rFonts w:hint="default" w:ascii="Courier New" w:hAnsi="Courier New" w:cs="Courier New"/>
      </w:rPr>
    </w:lvl>
    <w:lvl w:ilvl="8" w:tplc="040C0005" w:tentative="1">
      <w:start w:val="1"/>
      <w:numFmt w:val="bullet"/>
      <w:lvlText w:val=""/>
      <w:lvlJc w:val="left"/>
      <w:pPr>
        <w:ind w:left="6262" w:hanging="360"/>
      </w:pPr>
      <w:rPr>
        <w:rFonts w:hint="default" w:ascii="Wingdings" w:hAnsi="Wingdings"/>
      </w:rPr>
    </w:lvl>
  </w:abstractNum>
  <w:abstractNum w:abstractNumId="33" w15:restartNumberingAfterBreak="0">
    <w:nsid w:val="4ACE0826"/>
    <w:multiLevelType w:val="multilevel"/>
    <w:tmpl w:val="968AC5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BEB42B3"/>
    <w:multiLevelType w:val="multilevel"/>
    <w:tmpl w:val="1616C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0DC4226"/>
    <w:multiLevelType w:val="multilevel"/>
    <w:tmpl w:val="C3F088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7AE7843"/>
    <w:multiLevelType w:val="multilevel"/>
    <w:tmpl w:val="F028E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81557C5"/>
    <w:multiLevelType w:val="hybridMultilevel"/>
    <w:tmpl w:val="0C0C9C7E"/>
    <w:lvl w:ilvl="0" w:tplc="4DC4E43E">
      <w:start w:val="3"/>
      <w:numFmt w:val="bullet"/>
      <w:lvlText w:val="-"/>
      <w:lvlJc w:val="left"/>
      <w:pPr>
        <w:ind w:left="720" w:hanging="360"/>
      </w:pPr>
      <w:rPr>
        <w:rFonts w:hint="default" w:ascii="Times New Roman" w:hAnsi="Times New Roman" w:cs="Times New Roman"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8" w15:restartNumberingAfterBreak="0">
    <w:nsid w:val="58DA72F5"/>
    <w:multiLevelType w:val="hybridMultilevel"/>
    <w:tmpl w:val="0DFA8A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A234937"/>
    <w:multiLevelType w:val="hybridMultilevel"/>
    <w:tmpl w:val="0DDC182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0" w15:restartNumberingAfterBreak="0">
    <w:nsid w:val="5C561DC8"/>
    <w:multiLevelType w:val="hybridMultilevel"/>
    <w:tmpl w:val="094889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D2F2C9F"/>
    <w:multiLevelType w:val="hybridMultilevel"/>
    <w:tmpl w:val="C9B6CC8E"/>
    <w:lvl w:ilvl="0" w:tplc="4DC4E43E">
      <w:start w:val="3"/>
      <w:numFmt w:val="bullet"/>
      <w:lvlText w:val="-"/>
      <w:lvlJc w:val="left"/>
      <w:pPr>
        <w:ind w:left="720" w:hanging="360"/>
      </w:pPr>
      <w:rPr>
        <w:rFonts w:hint="default" w:ascii="Times New Roman" w:hAnsi="Times New Roman" w:cs="Times New Roman"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2" w15:restartNumberingAfterBreak="0">
    <w:nsid w:val="5F5D4A8E"/>
    <w:multiLevelType w:val="multilevel"/>
    <w:tmpl w:val="E8BAB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0416C62"/>
    <w:multiLevelType w:val="hybridMultilevel"/>
    <w:tmpl w:val="EC8074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78D560F"/>
    <w:multiLevelType w:val="hybridMultilevel"/>
    <w:tmpl w:val="876A6A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8A37CEC"/>
    <w:multiLevelType w:val="multilevel"/>
    <w:tmpl w:val="68306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6AD35CB4"/>
    <w:multiLevelType w:val="multilevel"/>
    <w:tmpl w:val="72EEB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C403508"/>
    <w:multiLevelType w:val="multilevel"/>
    <w:tmpl w:val="3EE68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F427B71"/>
    <w:multiLevelType w:val="multilevel"/>
    <w:tmpl w:val="0344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57323D"/>
    <w:multiLevelType w:val="multilevel"/>
    <w:tmpl w:val="96769AAA"/>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1854"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6F7A7728"/>
    <w:multiLevelType w:val="hybridMultilevel"/>
    <w:tmpl w:val="1134426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1" w15:restartNumberingAfterBreak="0">
    <w:nsid w:val="70320834"/>
    <w:multiLevelType w:val="hybridMultilevel"/>
    <w:tmpl w:val="152ECAA4"/>
    <w:lvl w:ilvl="0" w:tplc="4DC4E43E">
      <w:start w:val="3"/>
      <w:numFmt w:val="bullet"/>
      <w:lvlText w:val="-"/>
      <w:lvlJc w:val="left"/>
      <w:pPr>
        <w:ind w:left="720" w:hanging="360"/>
      </w:pPr>
      <w:rPr>
        <w:rFonts w:hint="default" w:ascii="Times New Roman" w:hAnsi="Times New Roman" w:cs="Times New Roman" w:eastAsiaTheme="minorHAns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11203C7"/>
    <w:multiLevelType w:val="multilevel"/>
    <w:tmpl w:val="33C468F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74ED6B55"/>
    <w:multiLevelType w:val="hybridMultilevel"/>
    <w:tmpl w:val="392A78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770428A3"/>
    <w:multiLevelType w:val="multilevel"/>
    <w:tmpl w:val="3A32E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B373B5A"/>
    <w:multiLevelType w:val="hybridMultilevel"/>
    <w:tmpl w:val="094889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BE00267"/>
    <w:multiLevelType w:val="multilevel"/>
    <w:tmpl w:val="9950F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C790F39"/>
    <w:multiLevelType w:val="hybridMultilevel"/>
    <w:tmpl w:val="1D769A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7CBA4FF6"/>
    <w:multiLevelType w:val="multilevel"/>
    <w:tmpl w:val="8FA071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
  </w:num>
  <w:num w:numId="2">
    <w:abstractNumId w:val="24"/>
  </w:num>
  <w:num w:numId="3">
    <w:abstractNumId w:val="16"/>
  </w:num>
  <w:num w:numId="4">
    <w:abstractNumId w:val="33"/>
  </w:num>
  <w:num w:numId="5">
    <w:abstractNumId w:val="58"/>
  </w:num>
  <w:num w:numId="6">
    <w:abstractNumId w:val="26"/>
  </w:num>
  <w:num w:numId="7">
    <w:abstractNumId w:val="11"/>
  </w:num>
  <w:num w:numId="8">
    <w:abstractNumId w:val="10"/>
  </w:num>
  <w:num w:numId="9">
    <w:abstractNumId w:val="27"/>
  </w:num>
  <w:num w:numId="10">
    <w:abstractNumId w:val="35"/>
  </w:num>
  <w:num w:numId="11">
    <w:abstractNumId w:val="36"/>
  </w:num>
  <w:num w:numId="12">
    <w:abstractNumId w:val="0"/>
  </w:num>
  <w:num w:numId="13">
    <w:abstractNumId w:val="4"/>
  </w:num>
  <w:num w:numId="14">
    <w:abstractNumId w:val="30"/>
  </w:num>
  <w:num w:numId="15">
    <w:abstractNumId w:val="7"/>
  </w:num>
  <w:num w:numId="16">
    <w:abstractNumId w:val="8"/>
  </w:num>
  <w:num w:numId="17">
    <w:abstractNumId w:val="25"/>
  </w:num>
  <w:num w:numId="18">
    <w:abstractNumId w:val="1"/>
  </w:num>
  <w:num w:numId="19">
    <w:abstractNumId w:val="50"/>
  </w:num>
  <w:num w:numId="20">
    <w:abstractNumId w:val="57"/>
  </w:num>
  <w:num w:numId="21">
    <w:abstractNumId w:val="32"/>
  </w:num>
  <w:num w:numId="22">
    <w:abstractNumId w:val="18"/>
  </w:num>
  <w:num w:numId="23">
    <w:abstractNumId w:val="22"/>
  </w:num>
  <w:num w:numId="24">
    <w:abstractNumId w:val="5"/>
  </w:num>
  <w:num w:numId="25">
    <w:abstractNumId w:val="19"/>
  </w:num>
  <w:num w:numId="26">
    <w:abstractNumId w:val="12"/>
  </w:num>
  <w:num w:numId="27">
    <w:abstractNumId w:val="38"/>
  </w:num>
  <w:num w:numId="28">
    <w:abstractNumId w:val="17"/>
  </w:num>
  <w:num w:numId="29">
    <w:abstractNumId w:val="21"/>
  </w:num>
  <w:num w:numId="30">
    <w:abstractNumId w:val="39"/>
  </w:num>
  <w:num w:numId="31">
    <w:abstractNumId w:val="29"/>
  </w:num>
  <w:num w:numId="32">
    <w:abstractNumId w:val="53"/>
  </w:num>
  <w:num w:numId="33">
    <w:abstractNumId w:val="55"/>
  </w:num>
  <w:num w:numId="34">
    <w:abstractNumId w:val="51"/>
  </w:num>
  <w:num w:numId="35">
    <w:abstractNumId w:val="20"/>
  </w:num>
  <w:num w:numId="36">
    <w:abstractNumId w:val="49"/>
  </w:num>
  <w:num w:numId="37">
    <w:abstractNumId w:val="43"/>
  </w:num>
  <w:num w:numId="38">
    <w:abstractNumId w:val="37"/>
  </w:num>
  <w:num w:numId="39">
    <w:abstractNumId w:val="23"/>
  </w:num>
  <w:num w:numId="40">
    <w:abstractNumId w:val="41"/>
  </w:num>
  <w:num w:numId="41">
    <w:abstractNumId w:val="52"/>
  </w:num>
  <w:num w:numId="42">
    <w:abstractNumId w:val="6"/>
  </w:num>
  <w:num w:numId="43">
    <w:abstractNumId w:val="45"/>
  </w:num>
  <w:num w:numId="44">
    <w:abstractNumId w:val="46"/>
  </w:num>
  <w:num w:numId="45">
    <w:abstractNumId w:val="56"/>
  </w:num>
  <w:num w:numId="46">
    <w:abstractNumId w:val="31"/>
  </w:num>
  <w:num w:numId="47">
    <w:abstractNumId w:val="42"/>
  </w:num>
  <w:num w:numId="48">
    <w:abstractNumId w:val="15"/>
  </w:num>
  <w:num w:numId="49">
    <w:abstractNumId w:val="44"/>
  </w:num>
  <w:num w:numId="50">
    <w:abstractNumId w:val="14"/>
  </w:num>
  <w:num w:numId="51">
    <w:abstractNumId w:val="13"/>
  </w:num>
  <w:num w:numId="52">
    <w:abstractNumId w:val="28"/>
  </w:num>
  <w:num w:numId="53">
    <w:abstractNumId w:val="3"/>
  </w:num>
  <w:num w:numId="54">
    <w:abstractNumId w:val="54"/>
  </w:num>
  <w:num w:numId="55">
    <w:abstractNumId w:val="48"/>
  </w:num>
  <w:num w:numId="56">
    <w:abstractNumId w:val="9"/>
  </w:num>
  <w:num w:numId="57">
    <w:abstractNumId w:val="34"/>
  </w:num>
  <w:num w:numId="58">
    <w:abstractNumId w:val="47"/>
  </w:num>
  <w:num w:numId="59">
    <w:abstractNumId w:val="40"/>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EDDANI Leila">
    <w15:presenceInfo w15:providerId="AD" w15:userId="S-1-5-21-921165410-3253511886-1992225376-2721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tru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7B2"/>
    <w:rsid w:val="000015F2"/>
    <w:rsid w:val="00015F15"/>
    <w:rsid w:val="00016BB9"/>
    <w:rsid w:val="000207E7"/>
    <w:rsid w:val="000432D6"/>
    <w:rsid w:val="00057BD7"/>
    <w:rsid w:val="00065E17"/>
    <w:rsid w:val="00070B6E"/>
    <w:rsid w:val="00094ACE"/>
    <w:rsid w:val="00097557"/>
    <w:rsid w:val="0011501C"/>
    <w:rsid w:val="001365A1"/>
    <w:rsid w:val="00153FEC"/>
    <w:rsid w:val="00160255"/>
    <w:rsid w:val="00176956"/>
    <w:rsid w:val="001A11C5"/>
    <w:rsid w:val="001B0158"/>
    <w:rsid w:val="001B611B"/>
    <w:rsid w:val="001F57AD"/>
    <w:rsid w:val="002149C3"/>
    <w:rsid w:val="00216035"/>
    <w:rsid w:val="00223CB3"/>
    <w:rsid w:val="00231835"/>
    <w:rsid w:val="00243560"/>
    <w:rsid w:val="00244085"/>
    <w:rsid w:val="00251281"/>
    <w:rsid w:val="00255180"/>
    <w:rsid w:val="00264695"/>
    <w:rsid w:val="00265BB8"/>
    <w:rsid w:val="00270035"/>
    <w:rsid w:val="00287755"/>
    <w:rsid w:val="002A0D3A"/>
    <w:rsid w:val="002B00A1"/>
    <w:rsid w:val="002B027C"/>
    <w:rsid w:val="002B3C73"/>
    <w:rsid w:val="002B743D"/>
    <w:rsid w:val="002C13BF"/>
    <w:rsid w:val="002D147D"/>
    <w:rsid w:val="002E2391"/>
    <w:rsid w:val="003003B1"/>
    <w:rsid w:val="00300A50"/>
    <w:rsid w:val="00303BA4"/>
    <w:rsid w:val="00305082"/>
    <w:rsid w:val="00310482"/>
    <w:rsid w:val="003455E8"/>
    <w:rsid w:val="003570F8"/>
    <w:rsid w:val="003641F8"/>
    <w:rsid w:val="003647B5"/>
    <w:rsid w:val="003733CE"/>
    <w:rsid w:val="00376A93"/>
    <w:rsid w:val="0038147D"/>
    <w:rsid w:val="00390ED4"/>
    <w:rsid w:val="003914D3"/>
    <w:rsid w:val="003B0A4F"/>
    <w:rsid w:val="003B5955"/>
    <w:rsid w:val="003C1973"/>
    <w:rsid w:val="003D62B2"/>
    <w:rsid w:val="003E2AB6"/>
    <w:rsid w:val="003E6308"/>
    <w:rsid w:val="003F0B92"/>
    <w:rsid w:val="00401338"/>
    <w:rsid w:val="00407B5B"/>
    <w:rsid w:val="00411617"/>
    <w:rsid w:val="00452D1B"/>
    <w:rsid w:val="004611EE"/>
    <w:rsid w:val="004613B2"/>
    <w:rsid w:val="00461573"/>
    <w:rsid w:val="00467CC3"/>
    <w:rsid w:val="00482734"/>
    <w:rsid w:val="004862DB"/>
    <w:rsid w:val="004C2E48"/>
    <w:rsid w:val="004D0905"/>
    <w:rsid w:val="004D2217"/>
    <w:rsid w:val="004D3FC0"/>
    <w:rsid w:val="004F7A0A"/>
    <w:rsid w:val="00515719"/>
    <w:rsid w:val="0052162B"/>
    <w:rsid w:val="00531E71"/>
    <w:rsid w:val="00541876"/>
    <w:rsid w:val="005702F9"/>
    <w:rsid w:val="00571C8D"/>
    <w:rsid w:val="00580D09"/>
    <w:rsid w:val="00580D4F"/>
    <w:rsid w:val="00580D84"/>
    <w:rsid w:val="00584C8C"/>
    <w:rsid w:val="0058654E"/>
    <w:rsid w:val="00586D17"/>
    <w:rsid w:val="00591058"/>
    <w:rsid w:val="00591674"/>
    <w:rsid w:val="005A03C8"/>
    <w:rsid w:val="005B1AAB"/>
    <w:rsid w:val="005B451D"/>
    <w:rsid w:val="005E2701"/>
    <w:rsid w:val="00604608"/>
    <w:rsid w:val="00635FE9"/>
    <w:rsid w:val="006374E9"/>
    <w:rsid w:val="00643215"/>
    <w:rsid w:val="00660289"/>
    <w:rsid w:val="00664336"/>
    <w:rsid w:val="006717F6"/>
    <w:rsid w:val="0067440C"/>
    <w:rsid w:val="00675309"/>
    <w:rsid w:val="006A4770"/>
    <w:rsid w:val="006B0894"/>
    <w:rsid w:val="006B6147"/>
    <w:rsid w:val="006D4F39"/>
    <w:rsid w:val="007040AA"/>
    <w:rsid w:val="00713302"/>
    <w:rsid w:val="00713F86"/>
    <w:rsid w:val="00717E46"/>
    <w:rsid w:val="00747B7F"/>
    <w:rsid w:val="00752899"/>
    <w:rsid w:val="00754B5B"/>
    <w:rsid w:val="00757239"/>
    <w:rsid w:val="00757694"/>
    <w:rsid w:val="00766626"/>
    <w:rsid w:val="0076702B"/>
    <w:rsid w:val="0077379A"/>
    <w:rsid w:val="00794A7B"/>
    <w:rsid w:val="007D4111"/>
    <w:rsid w:val="007E0DC8"/>
    <w:rsid w:val="007E6EF7"/>
    <w:rsid w:val="007F745D"/>
    <w:rsid w:val="00800A1F"/>
    <w:rsid w:val="0081110F"/>
    <w:rsid w:val="008207C8"/>
    <w:rsid w:val="00820DAA"/>
    <w:rsid w:val="00842B4F"/>
    <w:rsid w:val="0086089F"/>
    <w:rsid w:val="00867884"/>
    <w:rsid w:val="008728F9"/>
    <w:rsid w:val="00880421"/>
    <w:rsid w:val="00884165"/>
    <w:rsid w:val="008952CC"/>
    <w:rsid w:val="00895BA0"/>
    <w:rsid w:val="008A0B2A"/>
    <w:rsid w:val="008D398C"/>
    <w:rsid w:val="008E01AB"/>
    <w:rsid w:val="008E525A"/>
    <w:rsid w:val="008F00CC"/>
    <w:rsid w:val="009115C8"/>
    <w:rsid w:val="009136F9"/>
    <w:rsid w:val="00914E8D"/>
    <w:rsid w:val="009237FF"/>
    <w:rsid w:val="00927099"/>
    <w:rsid w:val="00943959"/>
    <w:rsid w:val="009753E7"/>
    <w:rsid w:val="00975444"/>
    <w:rsid w:val="00982A88"/>
    <w:rsid w:val="009C1EEB"/>
    <w:rsid w:val="009E6864"/>
    <w:rsid w:val="009F17FC"/>
    <w:rsid w:val="00A00D77"/>
    <w:rsid w:val="00A078C0"/>
    <w:rsid w:val="00A12977"/>
    <w:rsid w:val="00A14F69"/>
    <w:rsid w:val="00A348D4"/>
    <w:rsid w:val="00A37AF5"/>
    <w:rsid w:val="00A42C45"/>
    <w:rsid w:val="00A52061"/>
    <w:rsid w:val="00A57930"/>
    <w:rsid w:val="00A70663"/>
    <w:rsid w:val="00A80508"/>
    <w:rsid w:val="00A8712C"/>
    <w:rsid w:val="00A92E7B"/>
    <w:rsid w:val="00A94463"/>
    <w:rsid w:val="00AB2689"/>
    <w:rsid w:val="00AB54A1"/>
    <w:rsid w:val="00AC0B35"/>
    <w:rsid w:val="00AC5AFD"/>
    <w:rsid w:val="00AC6093"/>
    <w:rsid w:val="00AD7A2E"/>
    <w:rsid w:val="00AE7C75"/>
    <w:rsid w:val="00B05E08"/>
    <w:rsid w:val="00B21E9E"/>
    <w:rsid w:val="00B30CAB"/>
    <w:rsid w:val="00B42F0A"/>
    <w:rsid w:val="00B43A89"/>
    <w:rsid w:val="00B46543"/>
    <w:rsid w:val="00B50C9D"/>
    <w:rsid w:val="00B52FF1"/>
    <w:rsid w:val="00B7092B"/>
    <w:rsid w:val="00B722F1"/>
    <w:rsid w:val="00B76FF0"/>
    <w:rsid w:val="00B96387"/>
    <w:rsid w:val="00BB040D"/>
    <w:rsid w:val="00BB164B"/>
    <w:rsid w:val="00BB73F2"/>
    <w:rsid w:val="00BC50FB"/>
    <w:rsid w:val="00BCD9B3"/>
    <w:rsid w:val="00BE362E"/>
    <w:rsid w:val="00BE618C"/>
    <w:rsid w:val="00C17A85"/>
    <w:rsid w:val="00C2044C"/>
    <w:rsid w:val="00C4100B"/>
    <w:rsid w:val="00C500A7"/>
    <w:rsid w:val="00C50132"/>
    <w:rsid w:val="00C56BE3"/>
    <w:rsid w:val="00C56DE9"/>
    <w:rsid w:val="00C65906"/>
    <w:rsid w:val="00C90B05"/>
    <w:rsid w:val="00CA2C59"/>
    <w:rsid w:val="00CB1648"/>
    <w:rsid w:val="00CB6DDA"/>
    <w:rsid w:val="00CD2477"/>
    <w:rsid w:val="00CD592E"/>
    <w:rsid w:val="00CE20EF"/>
    <w:rsid w:val="00CE2F71"/>
    <w:rsid w:val="00D02888"/>
    <w:rsid w:val="00D054B4"/>
    <w:rsid w:val="00D26598"/>
    <w:rsid w:val="00D43479"/>
    <w:rsid w:val="00D44399"/>
    <w:rsid w:val="00D51201"/>
    <w:rsid w:val="00D5141C"/>
    <w:rsid w:val="00D542DC"/>
    <w:rsid w:val="00D71CB6"/>
    <w:rsid w:val="00D7259A"/>
    <w:rsid w:val="00D757B7"/>
    <w:rsid w:val="00D8193F"/>
    <w:rsid w:val="00D9292B"/>
    <w:rsid w:val="00DA4B9E"/>
    <w:rsid w:val="00DA5825"/>
    <w:rsid w:val="00DD4929"/>
    <w:rsid w:val="00DF0CE0"/>
    <w:rsid w:val="00E04928"/>
    <w:rsid w:val="00E11D0A"/>
    <w:rsid w:val="00E13D4B"/>
    <w:rsid w:val="00E724A3"/>
    <w:rsid w:val="00E833AC"/>
    <w:rsid w:val="00E8443D"/>
    <w:rsid w:val="00E927B2"/>
    <w:rsid w:val="00E9307B"/>
    <w:rsid w:val="00E94F2B"/>
    <w:rsid w:val="00E97046"/>
    <w:rsid w:val="00EB303B"/>
    <w:rsid w:val="00EB433F"/>
    <w:rsid w:val="00ED445B"/>
    <w:rsid w:val="00ED4F2A"/>
    <w:rsid w:val="00EE2D60"/>
    <w:rsid w:val="00EFA608"/>
    <w:rsid w:val="00F04048"/>
    <w:rsid w:val="00F06ABA"/>
    <w:rsid w:val="00F06E9A"/>
    <w:rsid w:val="00F15294"/>
    <w:rsid w:val="00F360B5"/>
    <w:rsid w:val="00F4063C"/>
    <w:rsid w:val="00F47EC9"/>
    <w:rsid w:val="00F51147"/>
    <w:rsid w:val="00F578C4"/>
    <w:rsid w:val="00F6466A"/>
    <w:rsid w:val="00F70C57"/>
    <w:rsid w:val="00F81001"/>
    <w:rsid w:val="00F87E21"/>
    <w:rsid w:val="00FB2686"/>
    <w:rsid w:val="00FB2D19"/>
    <w:rsid w:val="00FB5BCF"/>
    <w:rsid w:val="00FC443B"/>
    <w:rsid w:val="00FD2387"/>
    <w:rsid w:val="00FF0AD0"/>
    <w:rsid w:val="00FF346F"/>
    <w:rsid w:val="01CB454C"/>
    <w:rsid w:val="03C6797E"/>
    <w:rsid w:val="03CFD650"/>
    <w:rsid w:val="04810991"/>
    <w:rsid w:val="0484B9ED"/>
    <w:rsid w:val="0603CAB1"/>
    <w:rsid w:val="06D342CA"/>
    <w:rsid w:val="07800590"/>
    <w:rsid w:val="090C8F0A"/>
    <w:rsid w:val="090D3FD4"/>
    <w:rsid w:val="0935F390"/>
    <w:rsid w:val="0A193CA8"/>
    <w:rsid w:val="0ADAD314"/>
    <w:rsid w:val="0BD0431D"/>
    <w:rsid w:val="0C584DD9"/>
    <w:rsid w:val="0C76A375"/>
    <w:rsid w:val="0CB79ACF"/>
    <w:rsid w:val="0CF7801B"/>
    <w:rsid w:val="0DC7889A"/>
    <w:rsid w:val="0DE0B0F7"/>
    <w:rsid w:val="0DF41E3A"/>
    <w:rsid w:val="0E3B4AD0"/>
    <w:rsid w:val="0F320576"/>
    <w:rsid w:val="0F6358FB"/>
    <w:rsid w:val="0F8F05D6"/>
    <w:rsid w:val="0F8FEE9B"/>
    <w:rsid w:val="11A1E1B0"/>
    <w:rsid w:val="120FDB0F"/>
    <w:rsid w:val="139794A3"/>
    <w:rsid w:val="143D9C47"/>
    <w:rsid w:val="152305E6"/>
    <w:rsid w:val="15C68F79"/>
    <w:rsid w:val="16377C38"/>
    <w:rsid w:val="17089202"/>
    <w:rsid w:val="18346911"/>
    <w:rsid w:val="18AB7AC7"/>
    <w:rsid w:val="192C5418"/>
    <w:rsid w:val="192D2FD0"/>
    <w:rsid w:val="199B9481"/>
    <w:rsid w:val="1B1DA8E7"/>
    <w:rsid w:val="1BC50149"/>
    <w:rsid w:val="1EE84131"/>
    <w:rsid w:val="1FB18EE2"/>
    <w:rsid w:val="205FE6FF"/>
    <w:rsid w:val="20B2A3A3"/>
    <w:rsid w:val="20B82AF4"/>
    <w:rsid w:val="2212BE49"/>
    <w:rsid w:val="2243B7FA"/>
    <w:rsid w:val="2253FB55"/>
    <w:rsid w:val="2296CDAD"/>
    <w:rsid w:val="23DF885B"/>
    <w:rsid w:val="24A03BB4"/>
    <w:rsid w:val="25249F1A"/>
    <w:rsid w:val="25F0ABCF"/>
    <w:rsid w:val="26046A5C"/>
    <w:rsid w:val="265329E0"/>
    <w:rsid w:val="27BE3F0F"/>
    <w:rsid w:val="27CC741E"/>
    <w:rsid w:val="290F2434"/>
    <w:rsid w:val="2C012CD9"/>
    <w:rsid w:val="2F1FA53E"/>
    <w:rsid w:val="2F38CD9B"/>
    <w:rsid w:val="2F53CC78"/>
    <w:rsid w:val="2FB7DA7F"/>
    <w:rsid w:val="2FC021EF"/>
    <w:rsid w:val="305E301F"/>
    <w:rsid w:val="30D63C44"/>
    <w:rsid w:val="32574600"/>
    <w:rsid w:val="32E16BBF"/>
    <w:rsid w:val="340E11D9"/>
    <w:rsid w:val="346D6252"/>
    <w:rsid w:val="349A1ED7"/>
    <w:rsid w:val="34A30478"/>
    <w:rsid w:val="34DD5171"/>
    <w:rsid w:val="34FD63AE"/>
    <w:rsid w:val="35D6A643"/>
    <w:rsid w:val="35D89FD0"/>
    <w:rsid w:val="36EFA98C"/>
    <w:rsid w:val="372C556B"/>
    <w:rsid w:val="3786E0BF"/>
    <w:rsid w:val="3931E9AA"/>
    <w:rsid w:val="399CD0E7"/>
    <w:rsid w:val="3B099ADC"/>
    <w:rsid w:val="3B184DA1"/>
    <w:rsid w:val="3EDDB3B3"/>
    <w:rsid w:val="3F9C7708"/>
    <w:rsid w:val="40884C75"/>
    <w:rsid w:val="417421E2"/>
    <w:rsid w:val="421811D0"/>
    <w:rsid w:val="423818DE"/>
    <w:rsid w:val="45EFECEF"/>
    <w:rsid w:val="463CD03F"/>
    <w:rsid w:val="47D0532D"/>
    <w:rsid w:val="48145E36"/>
    <w:rsid w:val="48F0598A"/>
    <w:rsid w:val="49278DB1"/>
    <w:rsid w:val="492BAC31"/>
    <w:rsid w:val="4977D9B5"/>
    <w:rsid w:val="4A27AE34"/>
    <w:rsid w:val="4A806935"/>
    <w:rsid w:val="4AD18B76"/>
    <w:rsid w:val="4B86082D"/>
    <w:rsid w:val="4BE38862"/>
    <w:rsid w:val="4CE4BC48"/>
    <w:rsid w:val="4D21D88E"/>
    <w:rsid w:val="4D779A50"/>
    <w:rsid w:val="4D9A56D8"/>
    <w:rsid w:val="4EE84DFB"/>
    <w:rsid w:val="50FD0A55"/>
    <w:rsid w:val="5160A81B"/>
    <w:rsid w:val="52055AD1"/>
    <w:rsid w:val="529A5C42"/>
    <w:rsid w:val="52C178AA"/>
    <w:rsid w:val="54861257"/>
    <w:rsid w:val="550CD777"/>
    <w:rsid w:val="551AEFB9"/>
    <w:rsid w:val="5560A68B"/>
    <w:rsid w:val="58333795"/>
    <w:rsid w:val="59BEC49B"/>
    <w:rsid w:val="5A3417AE"/>
    <w:rsid w:val="5B4B3038"/>
    <w:rsid w:val="5BFF05E8"/>
    <w:rsid w:val="5C06F927"/>
    <w:rsid w:val="5C563A7E"/>
    <w:rsid w:val="5D828A4A"/>
    <w:rsid w:val="5FB4E085"/>
    <w:rsid w:val="60878D95"/>
    <w:rsid w:val="61494F09"/>
    <w:rsid w:val="61D23222"/>
    <w:rsid w:val="61E06919"/>
    <w:rsid w:val="631D356A"/>
    <w:rsid w:val="633B1244"/>
    <w:rsid w:val="63FA3D59"/>
    <w:rsid w:val="64DA3CA4"/>
    <w:rsid w:val="64F604BB"/>
    <w:rsid w:val="650DE060"/>
    <w:rsid w:val="67A78011"/>
    <w:rsid w:val="69A0E703"/>
    <w:rsid w:val="6AA170BA"/>
    <w:rsid w:val="6AD8EEB3"/>
    <w:rsid w:val="6C7B0E52"/>
    <w:rsid w:val="6DEDC8A6"/>
    <w:rsid w:val="6E16EE9D"/>
    <w:rsid w:val="6F9E65AC"/>
    <w:rsid w:val="7055B988"/>
    <w:rsid w:val="71AD3FEF"/>
    <w:rsid w:val="71F04372"/>
    <w:rsid w:val="73491050"/>
    <w:rsid w:val="7637F418"/>
    <w:rsid w:val="7690C456"/>
    <w:rsid w:val="7733BA9E"/>
    <w:rsid w:val="78F4ABC5"/>
    <w:rsid w:val="78F8ED76"/>
    <w:rsid w:val="79DBB721"/>
    <w:rsid w:val="7A0A1299"/>
    <w:rsid w:val="7A5BB5FB"/>
    <w:rsid w:val="7B689116"/>
    <w:rsid w:val="7C3A3C88"/>
    <w:rsid w:val="7CA301DE"/>
    <w:rsid w:val="7DF24E55"/>
    <w:rsid w:val="7E66EB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DDD31E"/>
  <w15:chartTrackingRefBased/>
  <w15:docId w15:val="{A861BFD9-46C1-4498-B1D7-DC3C1929E7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B5955"/>
    <w:pPr>
      <w:jc w:val="both"/>
    </w:pPr>
  </w:style>
  <w:style w:type="paragraph" w:styleId="Titre1">
    <w:name w:val="heading 1"/>
    <w:basedOn w:val="Paragraphedeliste"/>
    <w:next w:val="Normal"/>
    <w:link w:val="Titre1Car"/>
    <w:uiPriority w:val="9"/>
    <w:qFormat/>
    <w:rsid w:val="00C56DE9"/>
    <w:pPr>
      <w:numPr>
        <w:numId w:val="36"/>
      </w:numPr>
      <w:outlineLvl w:val="0"/>
    </w:pPr>
    <w:rPr>
      <w:b/>
      <w:color w:val="2F5496" w:themeColor="accent1" w:themeShade="BF"/>
      <w:sz w:val="28"/>
      <w:lang w:eastAsia="fr-FR"/>
    </w:rPr>
  </w:style>
  <w:style w:type="paragraph" w:styleId="Titre2">
    <w:name w:val="heading 2"/>
    <w:basedOn w:val="Paragraphedeliste"/>
    <w:next w:val="Normal"/>
    <w:link w:val="Titre2Car"/>
    <w:uiPriority w:val="9"/>
    <w:unhideWhenUsed/>
    <w:qFormat/>
    <w:rsid w:val="00867884"/>
    <w:pPr>
      <w:numPr>
        <w:ilvl w:val="1"/>
        <w:numId w:val="36"/>
      </w:numPr>
      <w:ind w:left="1284"/>
      <w:outlineLvl w:val="1"/>
    </w:pPr>
    <w:rPr>
      <w:b/>
      <w:color w:val="4472C4" w:themeColor="accent1"/>
      <w:sz w:val="24"/>
      <w:lang w:eastAsia="fr-FR"/>
    </w:rPr>
  </w:style>
  <w:style w:type="paragraph" w:styleId="Titre3">
    <w:name w:val="heading 3"/>
    <w:basedOn w:val="Paragraphedeliste"/>
    <w:next w:val="Normal"/>
    <w:link w:val="Titre3Car"/>
    <w:uiPriority w:val="9"/>
    <w:unhideWhenUsed/>
    <w:qFormat/>
    <w:rsid w:val="00867884"/>
    <w:pPr>
      <w:numPr>
        <w:ilvl w:val="2"/>
        <w:numId w:val="36"/>
      </w:numPr>
      <w:ind w:left="2136"/>
      <w:outlineLvl w:val="2"/>
    </w:pPr>
    <w:rPr>
      <w:b/>
      <w:color w:val="2F5496" w:themeColor="accent1" w:themeShade="BF"/>
      <w:lang w:eastAsia="fr-FR"/>
    </w:rPr>
  </w:style>
  <w:style w:type="paragraph" w:styleId="Titre4">
    <w:name w:val="heading 4"/>
    <w:basedOn w:val="Paragraphedeliste"/>
    <w:next w:val="Normal"/>
    <w:link w:val="Titre4Car"/>
    <w:uiPriority w:val="9"/>
    <w:unhideWhenUsed/>
    <w:qFormat/>
    <w:rsid w:val="00C56DE9"/>
    <w:pPr>
      <w:numPr>
        <w:ilvl w:val="3"/>
        <w:numId w:val="36"/>
      </w:numPr>
      <w:outlineLvl w:val="3"/>
    </w:pPr>
    <w:rPr>
      <w:color w:val="2F5496" w:themeColor="accent1" w:themeShade="BF"/>
      <w:lang w:eastAsia="fr-FR"/>
    </w:rPr>
  </w:style>
  <w:style w:type="paragraph" w:styleId="Titre5">
    <w:name w:val="heading 5"/>
    <w:basedOn w:val="Paragraphedeliste"/>
    <w:next w:val="Normal"/>
    <w:link w:val="Titre5Car"/>
    <w:uiPriority w:val="9"/>
    <w:unhideWhenUsed/>
    <w:qFormat/>
    <w:rsid w:val="00C56DE9"/>
    <w:pPr>
      <w:numPr>
        <w:ilvl w:val="4"/>
        <w:numId w:val="36"/>
      </w:numPr>
      <w:outlineLvl w:val="4"/>
    </w:pPr>
    <w:rPr>
      <w:color w:val="2F5496" w:themeColor="accent1" w:themeShade="BF"/>
      <w:lang w:eastAsia="fr-FR"/>
    </w:rPr>
  </w:style>
  <w:style w:type="paragraph" w:styleId="Titre6">
    <w:name w:val="heading 6"/>
    <w:basedOn w:val="Normal"/>
    <w:next w:val="Normal"/>
    <w:link w:val="Titre6Car"/>
    <w:uiPriority w:val="9"/>
    <w:semiHidden/>
    <w:unhideWhenUsed/>
    <w:qFormat/>
    <w:rsid w:val="00E927B2"/>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Titre7">
    <w:name w:val="heading 7"/>
    <w:basedOn w:val="Normal"/>
    <w:next w:val="Normal"/>
    <w:link w:val="Titre7Car"/>
    <w:uiPriority w:val="9"/>
    <w:semiHidden/>
    <w:unhideWhenUsed/>
    <w:qFormat/>
    <w:rsid w:val="00E927B2"/>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Titre8">
    <w:name w:val="heading 8"/>
    <w:basedOn w:val="Normal"/>
    <w:next w:val="Normal"/>
    <w:link w:val="Titre8Car"/>
    <w:uiPriority w:val="9"/>
    <w:semiHidden/>
    <w:unhideWhenUsed/>
    <w:qFormat/>
    <w:rsid w:val="00E927B2"/>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927B2"/>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927B2"/>
    <w:pPr>
      <w:tabs>
        <w:tab w:val="center" w:pos="4536"/>
        <w:tab w:val="right" w:pos="9072"/>
      </w:tabs>
      <w:spacing w:after="0" w:line="240" w:lineRule="auto"/>
    </w:pPr>
  </w:style>
  <w:style w:type="character" w:styleId="En-tteCar" w:customStyle="1">
    <w:name w:val="En-tête Car"/>
    <w:basedOn w:val="Policepardfaut"/>
    <w:link w:val="En-tte"/>
    <w:uiPriority w:val="99"/>
    <w:rsid w:val="00E927B2"/>
  </w:style>
  <w:style w:type="paragraph" w:styleId="Pieddepage">
    <w:name w:val="footer"/>
    <w:basedOn w:val="Normal"/>
    <w:link w:val="PieddepageCar"/>
    <w:uiPriority w:val="99"/>
    <w:unhideWhenUsed/>
    <w:rsid w:val="00E927B2"/>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E927B2"/>
  </w:style>
  <w:style w:type="table" w:styleId="Grilledutableau">
    <w:name w:val="Table Grid"/>
    <w:basedOn w:val="TableauNormal"/>
    <w:uiPriority w:val="39"/>
    <w:rsid w:val="00E927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uiPriority w:val="9"/>
    <w:rsid w:val="00C56DE9"/>
    <w:rPr>
      <w:b/>
      <w:color w:val="2F5496" w:themeColor="accent1" w:themeShade="BF"/>
      <w:sz w:val="28"/>
      <w:lang w:eastAsia="fr-FR"/>
    </w:rPr>
  </w:style>
  <w:style w:type="character" w:styleId="Titre2Car" w:customStyle="1">
    <w:name w:val="Titre 2 Car"/>
    <w:basedOn w:val="Policepardfaut"/>
    <w:link w:val="Titre2"/>
    <w:uiPriority w:val="9"/>
    <w:rsid w:val="00867884"/>
    <w:rPr>
      <w:b/>
      <w:color w:val="4472C4" w:themeColor="accent1"/>
      <w:sz w:val="24"/>
      <w:lang w:eastAsia="fr-FR"/>
    </w:rPr>
  </w:style>
  <w:style w:type="character" w:styleId="Titre3Car" w:customStyle="1">
    <w:name w:val="Titre 3 Car"/>
    <w:basedOn w:val="Policepardfaut"/>
    <w:link w:val="Titre3"/>
    <w:uiPriority w:val="9"/>
    <w:rsid w:val="00867884"/>
    <w:rPr>
      <w:b/>
      <w:color w:val="2F5496" w:themeColor="accent1" w:themeShade="BF"/>
      <w:lang w:eastAsia="fr-FR"/>
    </w:rPr>
  </w:style>
  <w:style w:type="character" w:styleId="Titre4Car" w:customStyle="1">
    <w:name w:val="Titre 4 Car"/>
    <w:basedOn w:val="Policepardfaut"/>
    <w:link w:val="Titre4"/>
    <w:uiPriority w:val="9"/>
    <w:rsid w:val="00C56DE9"/>
    <w:rPr>
      <w:color w:val="2F5496" w:themeColor="accent1" w:themeShade="BF"/>
      <w:lang w:eastAsia="fr-FR"/>
    </w:rPr>
  </w:style>
  <w:style w:type="character" w:styleId="Titre5Car" w:customStyle="1">
    <w:name w:val="Titre 5 Car"/>
    <w:basedOn w:val="Policepardfaut"/>
    <w:link w:val="Titre5"/>
    <w:uiPriority w:val="9"/>
    <w:rsid w:val="00C56DE9"/>
    <w:rPr>
      <w:color w:val="2F5496" w:themeColor="accent1" w:themeShade="BF"/>
      <w:lang w:eastAsia="fr-FR"/>
    </w:rPr>
  </w:style>
  <w:style w:type="character" w:styleId="Titre6Car" w:customStyle="1">
    <w:name w:val="Titre 6 Car"/>
    <w:basedOn w:val="Policepardfaut"/>
    <w:link w:val="Titre6"/>
    <w:uiPriority w:val="9"/>
    <w:semiHidden/>
    <w:rsid w:val="00E927B2"/>
    <w:rPr>
      <w:rFonts w:asciiTheme="majorHAnsi" w:hAnsiTheme="majorHAnsi" w:eastAsiaTheme="majorEastAsia" w:cstheme="majorBidi"/>
      <w:color w:val="1F3763" w:themeColor="accent1" w:themeShade="7F"/>
    </w:rPr>
  </w:style>
  <w:style w:type="character" w:styleId="Titre7Car" w:customStyle="1">
    <w:name w:val="Titre 7 Car"/>
    <w:basedOn w:val="Policepardfaut"/>
    <w:link w:val="Titre7"/>
    <w:uiPriority w:val="9"/>
    <w:semiHidden/>
    <w:rsid w:val="00E927B2"/>
    <w:rPr>
      <w:rFonts w:asciiTheme="majorHAnsi" w:hAnsiTheme="majorHAnsi" w:eastAsiaTheme="majorEastAsia" w:cstheme="majorBidi"/>
      <w:i/>
      <w:iCs/>
      <w:color w:val="1F3763" w:themeColor="accent1" w:themeShade="7F"/>
    </w:rPr>
  </w:style>
  <w:style w:type="character" w:styleId="Titre8Car" w:customStyle="1">
    <w:name w:val="Titre 8 Car"/>
    <w:basedOn w:val="Policepardfaut"/>
    <w:link w:val="Titre8"/>
    <w:uiPriority w:val="9"/>
    <w:semiHidden/>
    <w:rsid w:val="00E927B2"/>
    <w:rPr>
      <w:rFonts w:asciiTheme="majorHAnsi" w:hAnsiTheme="majorHAnsi" w:eastAsiaTheme="majorEastAsia" w:cstheme="majorBidi"/>
      <w:color w:val="272727" w:themeColor="text1" w:themeTint="D8"/>
      <w:sz w:val="21"/>
      <w:szCs w:val="21"/>
    </w:rPr>
  </w:style>
  <w:style w:type="character" w:styleId="Titre9Car" w:customStyle="1">
    <w:name w:val="Titre 9 Car"/>
    <w:basedOn w:val="Policepardfaut"/>
    <w:link w:val="Titre9"/>
    <w:uiPriority w:val="9"/>
    <w:semiHidden/>
    <w:rsid w:val="00E927B2"/>
    <w:rPr>
      <w:rFonts w:asciiTheme="majorHAnsi" w:hAnsiTheme="majorHAnsi" w:eastAsiaTheme="majorEastAsia" w:cstheme="majorBidi"/>
      <w:i/>
      <w:iCs/>
      <w:color w:val="272727" w:themeColor="text1" w:themeTint="D8"/>
      <w:sz w:val="21"/>
      <w:szCs w:val="21"/>
    </w:rPr>
  </w:style>
  <w:style w:type="paragraph" w:styleId="Paragraphedeliste">
    <w:name w:val="List Paragraph"/>
    <w:basedOn w:val="Normal"/>
    <w:link w:val="ParagraphedelisteCar"/>
    <w:uiPriority w:val="34"/>
    <w:qFormat/>
    <w:rsid w:val="00E927B2"/>
    <w:pPr>
      <w:spacing w:after="200" w:line="276" w:lineRule="auto"/>
      <w:ind w:left="720"/>
      <w:contextualSpacing/>
      <w:jc w:val="left"/>
    </w:pPr>
  </w:style>
  <w:style w:type="character" w:styleId="Lienhypertexte">
    <w:name w:val="Hyperlink"/>
    <w:basedOn w:val="Policepardfaut"/>
    <w:uiPriority w:val="99"/>
    <w:unhideWhenUsed/>
    <w:rsid w:val="00E927B2"/>
    <w:rPr>
      <w:color w:val="0000FF"/>
      <w:u w:val="single"/>
    </w:rPr>
  </w:style>
  <w:style w:type="paragraph" w:styleId="CarCarCarCarCarCarCarCarCarCarCarCarCarCarCarCarCarCarCarCarCarCar" w:customStyle="1">
    <w:name w:val="Car Car Car Car Car Car Car Car Car Car Car Car Car Car Car Car Car Car Car Car Car Car"/>
    <w:basedOn w:val="Normal"/>
    <w:rsid w:val="00F06ABA"/>
    <w:pPr>
      <w:spacing w:line="240" w:lineRule="exact"/>
      <w:jc w:val="left"/>
    </w:pPr>
    <w:rPr>
      <w:rFonts w:ascii="Verdana" w:hAnsi="Verdana" w:eastAsia="Times New Roman" w:cs="Times New Roman"/>
      <w:sz w:val="20"/>
      <w:szCs w:val="20"/>
      <w:lang w:val="en-US"/>
    </w:rPr>
  </w:style>
  <w:style w:type="character" w:styleId="ParagraphedelisteCar" w:customStyle="1">
    <w:name w:val="Paragraphe de liste Car"/>
    <w:link w:val="Paragraphedeliste"/>
    <w:uiPriority w:val="34"/>
    <w:locked/>
    <w:rsid w:val="00CB6DDA"/>
  </w:style>
  <w:style w:type="paragraph" w:styleId="En-ttedetabledesmatires">
    <w:name w:val="TOC Heading"/>
    <w:basedOn w:val="Titre1"/>
    <w:next w:val="Normal"/>
    <w:uiPriority w:val="39"/>
    <w:unhideWhenUsed/>
    <w:qFormat/>
    <w:rsid w:val="00AC0B35"/>
    <w:pPr>
      <w:numPr>
        <w:numId w:val="0"/>
      </w:numPr>
      <w:outlineLvl w:val="9"/>
    </w:pPr>
    <w:rPr>
      <w:b w:val="0"/>
      <w:sz w:val="32"/>
    </w:rPr>
  </w:style>
  <w:style w:type="paragraph" w:styleId="TM1">
    <w:name w:val="toc 1"/>
    <w:basedOn w:val="Normal"/>
    <w:next w:val="Normal"/>
    <w:autoRedefine/>
    <w:uiPriority w:val="39"/>
    <w:unhideWhenUsed/>
    <w:rsid w:val="00AC0B35"/>
    <w:pPr>
      <w:spacing w:before="120" w:after="120"/>
      <w:jc w:val="left"/>
    </w:pPr>
    <w:rPr>
      <w:b/>
      <w:bCs/>
      <w:caps/>
      <w:sz w:val="20"/>
      <w:szCs w:val="20"/>
    </w:rPr>
  </w:style>
  <w:style w:type="paragraph" w:styleId="TM2">
    <w:name w:val="toc 2"/>
    <w:basedOn w:val="Normal"/>
    <w:next w:val="Normal"/>
    <w:autoRedefine/>
    <w:uiPriority w:val="39"/>
    <w:unhideWhenUsed/>
    <w:rsid w:val="00AC0B35"/>
    <w:pPr>
      <w:spacing w:after="0"/>
      <w:ind w:left="220"/>
      <w:jc w:val="left"/>
    </w:pPr>
    <w:rPr>
      <w:smallCaps/>
      <w:sz w:val="20"/>
      <w:szCs w:val="20"/>
    </w:rPr>
  </w:style>
  <w:style w:type="paragraph" w:styleId="TM3">
    <w:name w:val="toc 3"/>
    <w:basedOn w:val="Normal"/>
    <w:next w:val="Normal"/>
    <w:autoRedefine/>
    <w:uiPriority w:val="39"/>
    <w:unhideWhenUsed/>
    <w:rsid w:val="00AC0B35"/>
    <w:pPr>
      <w:spacing w:after="0"/>
      <w:ind w:left="440"/>
      <w:jc w:val="left"/>
    </w:pPr>
    <w:rPr>
      <w:i/>
      <w:iCs/>
      <w:sz w:val="20"/>
      <w:szCs w:val="20"/>
    </w:rPr>
  </w:style>
  <w:style w:type="character" w:styleId="normaltextrun" w:customStyle="1">
    <w:name w:val="normaltextrun"/>
    <w:basedOn w:val="Policepardfaut"/>
    <w:rsid w:val="00B42F0A"/>
  </w:style>
  <w:style w:type="character" w:styleId="eop" w:customStyle="1">
    <w:name w:val="eop"/>
    <w:basedOn w:val="Policepardfaut"/>
    <w:rsid w:val="00B42F0A"/>
  </w:style>
  <w:style w:type="character" w:styleId="ui-provider" w:customStyle="1">
    <w:name w:val="ui-provider"/>
    <w:basedOn w:val="Policepardfaut"/>
    <w:rsid w:val="00EB303B"/>
  </w:style>
  <w:style w:type="paragraph" w:styleId="Sous-titre">
    <w:name w:val="Subtitle"/>
    <w:basedOn w:val="Normal"/>
    <w:next w:val="Normal"/>
    <w:link w:val="Sous-titreCar"/>
    <w:uiPriority w:val="11"/>
    <w:qFormat/>
    <w:rsid w:val="003455E8"/>
    <w:pPr>
      <w:numPr>
        <w:numId w:val="14"/>
      </w:numPr>
      <w:shd w:val="clear" w:color="auto" w:fill="FFFFFF"/>
      <w:spacing w:before="120" w:after="120" w:line="240" w:lineRule="auto"/>
      <w:ind w:left="714" w:hanging="357"/>
    </w:pPr>
    <w:rPr>
      <w:rFonts w:eastAsia="Times New Roman" w:cstheme="minorHAnsi"/>
      <w:color w:val="242424"/>
      <w:lang w:eastAsia="fr-FR"/>
    </w:rPr>
  </w:style>
  <w:style w:type="character" w:styleId="Sous-titreCar" w:customStyle="1">
    <w:name w:val="Sous-titre Car"/>
    <w:basedOn w:val="Policepardfaut"/>
    <w:link w:val="Sous-titre"/>
    <w:uiPriority w:val="11"/>
    <w:rsid w:val="003455E8"/>
    <w:rPr>
      <w:rFonts w:eastAsia="Times New Roman" w:cstheme="minorHAnsi"/>
      <w:color w:val="242424"/>
      <w:shd w:val="clear" w:color="auto" w:fill="FFFFFF"/>
      <w:lang w:eastAsia="fr-FR"/>
    </w:rPr>
  </w:style>
  <w:style w:type="paragraph" w:styleId="Sansinterligne">
    <w:name w:val="No Spacing"/>
    <w:link w:val="SansinterligneCar"/>
    <w:uiPriority w:val="1"/>
    <w:qFormat/>
    <w:rsid w:val="00243560"/>
    <w:pPr>
      <w:spacing w:after="0" w:line="240" w:lineRule="auto"/>
    </w:pPr>
    <w:rPr>
      <w:rFonts w:eastAsiaTheme="minorEastAsia"/>
      <w:lang w:eastAsia="fr-FR"/>
    </w:rPr>
  </w:style>
  <w:style w:type="character" w:styleId="SansinterligneCar" w:customStyle="1">
    <w:name w:val="Sans interligne Car"/>
    <w:basedOn w:val="Policepardfaut"/>
    <w:link w:val="Sansinterligne"/>
    <w:uiPriority w:val="1"/>
    <w:rsid w:val="00243560"/>
    <w:rPr>
      <w:rFonts w:eastAsiaTheme="minorEastAsia"/>
      <w:lang w:eastAsia="fr-FR"/>
    </w:rPr>
  </w:style>
  <w:style w:type="paragraph" w:styleId="Commentaire">
    <w:name w:val="annotation text"/>
    <w:basedOn w:val="Normal"/>
    <w:link w:val="CommentaireCar"/>
    <w:uiPriority w:val="99"/>
    <w:semiHidden/>
    <w:unhideWhenUsed/>
    <w:pPr>
      <w:spacing w:line="240" w:lineRule="auto"/>
    </w:pPr>
    <w:rPr>
      <w:sz w:val="20"/>
      <w:szCs w:val="20"/>
    </w:rPr>
  </w:style>
  <w:style w:type="character" w:styleId="CommentaireCar" w:customStyle="1">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2C13BF"/>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2C13BF"/>
    <w:rPr>
      <w:rFonts w:ascii="Segoe UI" w:hAnsi="Segoe UI" w:cs="Segoe UI"/>
      <w:sz w:val="18"/>
      <w:szCs w:val="18"/>
    </w:rPr>
  </w:style>
  <w:style w:type="paragraph" w:styleId="TM4">
    <w:name w:val="toc 4"/>
    <w:basedOn w:val="Normal"/>
    <w:next w:val="Normal"/>
    <w:autoRedefine/>
    <w:uiPriority w:val="39"/>
    <w:unhideWhenUsed/>
    <w:rsid w:val="00452D1B"/>
    <w:pPr>
      <w:spacing w:after="0"/>
      <w:ind w:left="660"/>
      <w:jc w:val="left"/>
    </w:pPr>
    <w:rPr>
      <w:sz w:val="18"/>
      <w:szCs w:val="18"/>
    </w:rPr>
  </w:style>
  <w:style w:type="paragraph" w:styleId="TM5">
    <w:name w:val="toc 5"/>
    <w:basedOn w:val="Normal"/>
    <w:next w:val="Normal"/>
    <w:autoRedefine/>
    <w:uiPriority w:val="39"/>
    <w:unhideWhenUsed/>
    <w:rsid w:val="00452D1B"/>
    <w:pPr>
      <w:spacing w:after="0"/>
      <w:ind w:left="880"/>
      <w:jc w:val="left"/>
    </w:pPr>
    <w:rPr>
      <w:sz w:val="18"/>
      <w:szCs w:val="18"/>
    </w:rPr>
  </w:style>
  <w:style w:type="paragraph" w:styleId="TM6">
    <w:name w:val="toc 6"/>
    <w:basedOn w:val="Normal"/>
    <w:next w:val="Normal"/>
    <w:autoRedefine/>
    <w:uiPriority w:val="39"/>
    <w:unhideWhenUsed/>
    <w:rsid w:val="00452D1B"/>
    <w:pPr>
      <w:spacing w:after="0"/>
      <w:ind w:left="1100"/>
      <w:jc w:val="left"/>
    </w:pPr>
    <w:rPr>
      <w:sz w:val="18"/>
      <w:szCs w:val="18"/>
    </w:rPr>
  </w:style>
  <w:style w:type="paragraph" w:styleId="TM7">
    <w:name w:val="toc 7"/>
    <w:basedOn w:val="Normal"/>
    <w:next w:val="Normal"/>
    <w:autoRedefine/>
    <w:uiPriority w:val="39"/>
    <w:unhideWhenUsed/>
    <w:rsid w:val="00452D1B"/>
    <w:pPr>
      <w:spacing w:after="0"/>
      <w:ind w:left="1320"/>
      <w:jc w:val="left"/>
    </w:pPr>
    <w:rPr>
      <w:sz w:val="18"/>
      <w:szCs w:val="18"/>
    </w:rPr>
  </w:style>
  <w:style w:type="paragraph" w:styleId="TM8">
    <w:name w:val="toc 8"/>
    <w:basedOn w:val="Normal"/>
    <w:next w:val="Normal"/>
    <w:autoRedefine/>
    <w:uiPriority w:val="39"/>
    <w:unhideWhenUsed/>
    <w:rsid w:val="00452D1B"/>
    <w:pPr>
      <w:spacing w:after="0"/>
      <w:ind w:left="1540"/>
      <w:jc w:val="left"/>
    </w:pPr>
    <w:rPr>
      <w:sz w:val="18"/>
      <w:szCs w:val="18"/>
    </w:rPr>
  </w:style>
  <w:style w:type="paragraph" w:styleId="TM9">
    <w:name w:val="toc 9"/>
    <w:basedOn w:val="Normal"/>
    <w:next w:val="Normal"/>
    <w:autoRedefine/>
    <w:uiPriority w:val="39"/>
    <w:unhideWhenUsed/>
    <w:rsid w:val="00452D1B"/>
    <w:pPr>
      <w:spacing w:after="0"/>
      <w:ind w:left="1760"/>
      <w:jc w:val="left"/>
    </w:pPr>
    <w:rPr>
      <w:sz w:val="18"/>
      <w:szCs w:val="18"/>
    </w:rPr>
  </w:style>
  <w:style w:type="paragraph" w:styleId="NormalWeb">
    <w:name w:val="Normal (Web)"/>
    <w:basedOn w:val="Normal"/>
    <w:uiPriority w:val="99"/>
    <w:unhideWhenUsed/>
    <w:rsid w:val="00752899"/>
    <w:pPr>
      <w:spacing w:before="100" w:beforeAutospacing="1" w:after="100" w:afterAutospacing="1" w:line="240" w:lineRule="auto"/>
      <w:jc w:val="left"/>
    </w:pPr>
    <w:rPr>
      <w:rFonts w:ascii="Times New Roman" w:hAnsi="Times New Roman" w:eastAsia="Times New Roman" w:cs="Times New Roman"/>
      <w:sz w:val="24"/>
      <w:szCs w:val="24"/>
      <w:lang w:eastAsia="fr-FR"/>
    </w:rPr>
  </w:style>
  <w:style w:type="character" w:styleId="lev">
    <w:name w:val="Strong"/>
    <w:basedOn w:val="Policepardfaut"/>
    <w:uiPriority w:val="22"/>
    <w:qFormat/>
    <w:rsid w:val="008728F9"/>
    <w:rPr>
      <w:b/>
      <w:bCs/>
    </w:rPr>
  </w:style>
  <w:style w:type="paragraph" w:styleId="paragraph" w:customStyle="1">
    <w:name w:val="paragraph"/>
    <w:basedOn w:val="Normal"/>
    <w:rsid w:val="003570F8"/>
    <w:pPr>
      <w:spacing w:before="100" w:beforeAutospacing="1" w:after="100" w:afterAutospacing="1" w:line="240" w:lineRule="auto"/>
      <w:jc w:val="left"/>
    </w:pPr>
    <w:rPr>
      <w:rFonts w:ascii="Times New Roman" w:hAnsi="Times New Roman" w:eastAsia="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01820">
      <w:bodyDiv w:val="1"/>
      <w:marLeft w:val="0"/>
      <w:marRight w:val="0"/>
      <w:marTop w:val="0"/>
      <w:marBottom w:val="0"/>
      <w:divBdr>
        <w:top w:val="none" w:sz="0" w:space="0" w:color="auto"/>
        <w:left w:val="none" w:sz="0" w:space="0" w:color="auto"/>
        <w:bottom w:val="none" w:sz="0" w:space="0" w:color="auto"/>
        <w:right w:val="none" w:sz="0" w:space="0" w:color="auto"/>
      </w:divBdr>
      <w:divsChild>
        <w:div w:id="348651673">
          <w:marLeft w:val="0"/>
          <w:marRight w:val="0"/>
          <w:marTop w:val="0"/>
          <w:marBottom w:val="0"/>
          <w:divBdr>
            <w:top w:val="none" w:sz="0" w:space="0" w:color="auto"/>
            <w:left w:val="none" w:sz="0" w:space="0" w:color="auto"/>
            <w:bottom w:val="none" w:sz="0" w:space="0" w:color="auto"/>
            <w:right w:val="none" w:sz="0" w:space="0" w:color="auto"/>
          </w:divBdr>
        </w:div>
        <w:div w:id="1149512794">
          <w:marLeft w:val="0"/>
          <w:marRight w:val="0"/>
          <w:marTop w:val="0"/>
          <w:marBottom w:val="0"/>
          <w:divBdr>
            <w:top w:val="none" w:sz="0" w:space="0" w:color="auto"/>
            <w:left w:val="none" w:sz="0" w:space="0" w:color="auto"/>
            <w:bottom w:val="none" w:sz="0" w:space="0" w:color="auto"/>
            <w:right w:val="none" w:sz="0" w:space="0" w:color="auto"/>
          </w:divBdr>
        </w:div>
      </w:divsChild>
    </w:div>
    <w:div w:id="99107022">
      <w:bodyDiv w:val="1"/>
      <w:marLeft w:val="0"/>
      <w:marRight w:val="0"/>
      <w:marTop w:val="0"/>
      <w:marBottom w:val="0"/>
      <w:divBdr>
        <w:top w:val="none" w:sz="0" w:space="0" w:color="auto"/>
        <w:left w:val="none" w:sz="0" w:space="0" w:color="auto"/>
        <w:bottom w:val="none" w:sz="0" w:space="0" w:color="auto"/>
        <w:right w:val="none" w:sz="0" w:space="0" w:color="auto"/>
      </w:divBdr>
    </w:div>
    <w:div w:id="257493762">
      <w:bodyDiv w:val="1"/>
      <w:marLeft w:val="0"/>
      <w:marRight w:val="0"/>
      <w:marTop w:val="0"/>
      <w:marBottom w:val="0"/>
      <w:divBdr>
        <w:top w:val="none" w:sz="0" w:space="0" w:color="auto"/>
        <w:left w:val="none" w:sz="0" w:space="0" w:color="auto"/>
        <w:bottom w:val="none" w:sz="0" w:space="0" w:color="auto"/>
        <w:right w:val="none" w:sz="0" w:space="0" w:color="auto"/>
      </w:divBdr>
    </w:div>
    <w:div w:id="330067510">
      <w:bodyDiv w:val="1"/>
      <w:marLeft w:val="0"/>
      <w:marRight w:val="0"/>
      <w:marTop w:val="0"/>
      <w:marBottom w:val="0"/>
      <w:divBdr>
        <w:top w:val="none" w:sz="0" w:space="0" w:color="auto"/>
        <w:left w:val="none" w:sz="0" w:space="0" w:color="auto"/>
        <w:bottom w:val="none" w:sz="0" w:space="0" w:color="auto"/>
        <w:right w:val="none" w:sz="0" w:space="0" w:color="auto"/>
      </w:divBdr>
      <w:divsChild>
        <w:div w:id="715661204">
          <w:marLeft w:val="0"/>
          <w:marRight w:val="0"/>
          <w:marTop w:val="0"/>
          <w:marBottom w:val="0"/>
          <w:divBdr>
            <w:top w:val="none" w:sz="0" w:space="0" w:color="auto"/>
            <w:left w:val="none" w:sz="0" w:space="0" w:color="auto"/>
            <w:bottom w:val="none" w:sz="0" w:space="0" w:color="auto"/>
            <w:right w:val="none" w:sz="0" w:space="0" w:color="auto"/>
          </w:divBdr>
          <w:divsChild>
            <w:div w:id="306667931">
              <w:marLeft w:val="0"/>
              <w:marRight w:val="0"/>
              <w:marTop w:val="0"/>
              <w:marBottom w:val="0"/>
              <w:divBdr>
                <w:top w:val="none" w:sz="0" w:space="0" w:color="auto"/>
                <w:left w:val="none" w:sz="0" w:space="0" w:color="auto"/>
                <w:bottom w:val="none" w:sz="0" w:space="0" w:color="auto"/>
                <w:right w:val="none" w:sz="0" w:space="0" w:color="auto"/>
              </w:divBdr>
              <w:divsChild>
                <w:div w:id="213713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932055">
      <w:bodyDiv w:val="1"/>
      <w:marLeft w:val="0"/>
      <w:marRight w:val="0"/>
      <w:marTop w:val="0"/>
      <w:marBottom w:val="0"/>
      <w:divBdr>
        <w:top w:val="none" w:sz="0" w:space="0" w:color="auto"/>
        <w:left w:val="none" w:sz="0" w:space="0" w:color="auto"/>
        <w:bottom w:val="none" w:sz="0" w:space="0" w:color="auto"/>
        <w:right w:val="none" w:sz="0" w:space="0" w:color="auto"/>
      </w:divBdr>
      <w:divsChild>
        <w:div w:id="1081026136">
          <w:marLeft w:val="0"/>
          <w:marRight w:val="0"/>
          <w:marTop w:val="0"/>
          <w:marBottom w:val="0"/>
          <w:divBdr>
            <w:top w:val="none" w:sz="0" w:space="0" w:color="auto"/>
            <w:left w:val="none" w:sz="0" w:space="0" w:color="auto"/>
            <w:bottom w:val="none" w:sz="0" w:space="0" w:color="auto"/>
            <w:right w:val="none" w:sz="0" w:space="0" w:color="auto"/>
          </w:divBdr>
          <w:divsChild>
            <w:div w:id="1786149841">
              <w:marLeft w:val="0"/>
              <w:marRight w:val="0"/>
              <w:marTop w:val="0"/>
              <w:marBottom w:val="0"/>
              <w:divBdr>
                <w:top w:val="none" w:sz="0" w:space="0" w:color="auto"/>
                <w:left w:val="none" w:sz="0" w:space="0" w:color="auto"/>
                <w:bottom w:val="none" w:sz="0" w:space="0" w:color="auto"/>
                <w:right w:val="none" w:sz="0" w:space="0" w:color="auto"/>
              </w:divBdr>
              <w:divsChild>
                <w:div w:id="5922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072071">
      <w:bodyDiv w:val="1"/>
      <w:marLeft w:val="0"/>
      <w:marRight w:val="0"/>
      <w:marTop w:val="0"/>
      <w:marBottom w:val="0"/>
      <w:divBdr>
        <w:top w:val="none" w:sz="0" w:space="0" w:color="auto"/>
        <w:left w:val="none" w:sz="0" w:space="0" w:color="auto"/>
        <w:bottom w:val="none" w:sz="0" w:space="0" w:color="auto"/>
        <w:right w:val="none" w:sz="0" w:space="0" w:color="auto"/>
      </w:divBdr>
    </w:div>
    <w:div w:id="498349718">
      <w:bodyDiv w:val="1"/>
      <w:marLeft w:val="0"/>
      <w:marRight w:val="0"/>
      <w:marTop w:val="0"/>
      <w:marBottom w:val="0"/>
      <w:divBdr>
        <w:top w:val="none" w:sz="0" w:space="0" w:color="auto"/>
        <w:left w:val="none" w:sz="0" w:space="0" w:color="auto"/>
        <w:bottom w:val="none" w:sz="0" w:space="0" w:color="auto"/>
        <w:right w:val="none" w:sz="0" w:space="0" w:color="auto"/>
      </w:divBdr>
    </w:div>
    <w:div w:id="562370552">
      <w:bodyDiv w:val="1"/>
      <w:marLeft w:val="0"/>
      <w:marRight w:val="0"/>
      <w:marTop w:val="0"/>
      <w:marBottom w:val="0"/>
      <w:divBdr>
        <w:top w:val="none" w:sz="0" w:space="0" w:color="auto"/>
        <w:left w:val="none" w:sz="0" w:space="0" w:color="auto"/>
        <w:bottom w:val="none" w:sz="0" w:space="0" w:color="auto"/>
        <w:right w:val="none" w:sz="0" w:space="0" w:color="auto"/>
      </w:divBdr>
      <w:divsChild>
        <w:div w:id="34237020">
          <w:marLeft w:val="0"/>
          <w:marRight w:val="0"/>
          <w:marTop w:val="0"/>
          <w:marBottom w:val="0"/>
          <w:divBdr>
            <w:top w:val="single" w:sz="2" w:space="0" w:color="D9D9E3"/>
            <w:left w:val="single" w:sz="2" w:space="0" w:color="D9D9E3"/>
            <w:bottom w:val="single" w:sz="2" w:space="0" w:color="D9D9E3"/>
            <w:right w:val="single" w:sz="2" w:space="0" w:color="D9D9E3"/>
          </w:divBdr>
          <w:divsChild>
            <w:div w:id="1601765723">
              <w:marLeft w:val="0"/>
              <w:marRight w:val="0"/>
              <w:marTop w:val="0"/>
              <w:marBottom w:val="0"/>
              <w:divBdr>
                <w:top w:val="single" w:sz="2" w:space="0" w:color="D9D9E3"/>
                <w:left w:val="single" w:sz="2" w:space="0" w:color="D9D9E3"/>
                <w:bottom w:val="single" w:sz="2" w:space="0" w:color="D9D9E3"/>
                <w:right w:val="single" w:sz="2" w:space="0" w:color="D9D9E3"/>
              </w:divBdr>
              <w:divsChild>
                <w:div w:id="99497637">
                  <w:marLeft w:val="0"/>
                  <w:marRight w:val="0"/>
                  <w:marTop w:val="0"/>
                  <w:marBottom w:val="0"/>
                  <w:divBdr>
                    <w:top w:val="single" w:sz="2" w:space="0" w:color="D9D9E3"/>
                    <w:left w:val="single" w:sz="2" w:space="0" w:color="D9D9E3"/>
                    <w:bottom w:val="single" w:sz="2" w:space="0" w:color="D9D9E3"/>
                    <w:right w:val="single" w:sz="2" w:space="0" w:color="D9D9E3"/>
                  </w:divBdr>
                  <w:divsChild>
                    <w:div w:id="1550143977">
                      <w:marLeft w:val="0"/>
                      <w:marRight w:val="0"/>
                      <w:marTop w:val="0"/>
                      <w:marBottom w:val="0"/>
                      <w:divBdr>
                        <w:top w:val="single" w:sz="2" w:space="0" w:color="D9D9E3"/>
                        <w:left w:val="single" w:sz="2" w:space="0" w:color="D9D9E3"/>
                        <w:bottom w:val="single" w:sz="2" w:space="0" w:color="D9D9E3"/>
                        <w:right w:val="single" w:sz="2" w:space="0" w:color="D9D9E3"/>
                      </w:divBdr>
                      <w:divsChild>
                        <w:div w:id="228467467">
                          <w:marLeft w:val="0"/>
                          <w:marRight w:val="0"/>
                          <w:marTop w:val="0"/>
                          <w:marBottom w:val="0"/>
                          <w:divBdr>
                            <w:top w:val="single" w:sz="2" w:space="0" w:color="D9D9E3"/>
                            <w:left w:val="single" w:sz="2" w:space="0" w:color="D9D9E3"/>
                            <w:bottom w:val="single" w:sz="2" w:space="0" w:color="D9D9E3"/>
                            <w:right w:val="single" w:sz="2" w:space="0" w:color="D9D9E3"/>
                          </w:divBdr>
                          <w:divsChild>
                            <w:div w:id="1401634137">
                              <w:marLeft w:val="0"/>
                              <w:marRight w:val="0"/>
                              <w:marTop w:val="100"/>
                              <w:marBottom w:val="100"/>
                              <w:divBdr>
                                <w:top w:val="single" w:sz="2" w:space="0" w:color="D9D9E3"/>
                                <w:left w:val="single" w:sz="2" w:space="0" w:color="D9D9E3"/>
                                <w:bottom w:val="single" w:sz="2" w:space="0" w:color="D9D9E3"/>
                                <w:right w:val="single" w:sz="2" w:space="0" w:color="D9D9E3"/>
                              </w:divBdr>
                              <w:divsChild>
                                <w:div w:id="854462674">
                                  <w:marLeft w:val="0"/>
                                  <w:marRight w:val="0"/>
                                  <w:marTop w:val="0"/>
                                  <w:marBottom w:val="0"/>
                                  <w:divBdr>
                                    <w:top w:val="single" w:sz="2" w:space="0" w:color="D9D9E3"/>
                                    <w:left w:val="single" w:sz="2" w:space="0" w:color="D9D9E3"/>
                                    <w:bottom w:val="single" w:sz="2" w:space="0" w:color="D9D9E3"/>
                                    <w:right w:val="single" w:sz="2" w:space="0" w:color="D9D9E3"/>
                                  </w:divBdr>
                                  <w:divsChild>
                                    <w:div w:id="307832345">
                                      <w:marLeft w:val="0"/>
                                      <w:marRight w:val="0"/>
                                      <w:marTop w:val="0"/>
                                      <w:marBottom w:val="0"/>
                                      <w:divBdr>
                                        <w:top w:val="single" w:sz="2" w:space="0" w:color="D9D9E3"/>
                                        <w:left w:val="single" w:sz="2" w:space="0" w:color="D9D9E3"/>
                                        <w:bottom w:val="single" w:sz="2" w:space="0" w:color="D9D9E3"/>
                                        <w:right w:val="single" w:sz="2" w:space="0" w:color="D9D9E3"/>
                                      </w:divBdr>
                                      <w:divsChild>
                                        <w:div w:id="1226599799">
                                          <w:marLeft w:val="0"/>
                                          <w:marRight w:val="0"/>
                                          <w:marTop w:val="0"/>
                                          <w:marBottom w:val="0"/>
                                          <w:divBdr>
                                            <w:top w:val="single" w:sz="2" w:space="0" w:color="D9D9E3"/>
                                            <w:left w:val="single" w:sz="2" w:space="0" w:color="D9D9E3"/>
                                            <w:bottom w:val="single" w:sz="2" w:space="0" w:color="D9D9E3"/>
                                            <w:right w:val="single" w:sz="2" w:space="0" w:color="D9D9E3"/>
                                          </w:divBdr>
                                          <w:divsChild>
                                            <w:div w:id="462581546">
                                              <w:marLeft w:val="0"/>
                                              <w:marRight w:val="0"/>
                                              <w:marTop w:val="0"/>
                                              <w:marBottom w:val="0"/>
                                              <w:divBdr>
                                                <w:top w:val="single" w:sz="2" w:space="0" w:color="D9D9E3"/>
                                                <w:left w:val="single" w:sz="2" w:space="0" w:color="D9D9E3"/>
                                                <w:bottom w:val="single" w:sz="2" w:space="0" w:color="D9D9E3"/>
                                                <w:right w:val="single" w:sz="2" w:space="0" w:color="D9D9E3"/>
                                              </w:divBdr>
                                              <w:divsChild>
                                                <w:div w:id="705376370">
                                                  <w:marLeft w:val="0"/>
                                                  <w:marRight w:val="0"/>
                                                  <w:marTop w:val="0"/>
                                                  <w:marBottom w:val="0"/>
                                                  <w:divBdr>
                                                    <w:top w:val="single" w:sz="2" w:space="0" w:color="D9D9E3"/>
                                                    <w:left w:val="single" w:sz="2" w:space="0" w:color="D9D9E3"/>
                                                    <w:bottom w:val="single" w:sz="2" w:space="0" w:color="D9D9E3"/>
                                                    <w:right w:val="single" w:sz="2" w:space="0" w:color="D9D9E3"/>
                                                  </w:divBdr>
                                                  <w:divsChild>
                                                    <w:div w:id="1894389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42824739">
          <w:marLeft w:val="0"/>
          <w:marRight w:val="0"/>
          <w:marTop w:val="0"/>
          <w:marBottom w:val="0"/>
          <w:divBdr>
            <w:top w:val="none" w:sz="0" w:space="0" w:color="auto"/>
            <w:left w:val="none" w:sz="0" w:space="0" w:color="auto"/>
            <w:bottom w:val="none" w:sz="0" w:space="0" w:color="auto"/>
            <w:right w:val="none" w:sz="0" w:space="0" w:color="auto"/>
          </w:divBdr>
        </w:div>
      </w:divsChild>
    </w:div>
    <w:div w:id="573126725">
      <w:bodyDiv w:val="1"/>
      <w:marLeft w:val="0"/>
      <w:marRight w:val="0"/>
      <w:marTop w:val="0"/>
      <w:marBottom w:val="0"/>
      <w:divBdr>
        <w:top w:val="none" w:sz="0" w:space="0" w:color="auto"/>
        <w:left w:val="none" w:sz="0" w:space="0" w:color="auto"/>
        <w:bottom w:val="none" w:sz="0" w:space="0" w:color="auto"/>
        <w:right w:val="none" w:sz="0" w:space="0" w:color="auto"/>
      </w:divBdr>
      <w:divsChild>
        <w:div w:id="1816336382">
          <w:marLeft w:val="0"/>
          <w:marRight w:val="0"/>
          <w:marTop w:val="0"/>
          <w:marBottom w:val="0"/>
          <w:divBdr>
            <w:top w:val="single" w:sz="2" w:space="0" w:color="D9D9E3"/>
            <w:left w:val="single" w:sz="2" w:space="0" w:color="D9D9E3"/>
            <w:bottom w:val="single" w:sz="2" w:space="0" w:color="D9D9E3"/>
            <w:right w:val="single" w:sz="2" w:space="0" w:color="D9D9E3"/>
          </w:divBdr>
          <w:divsChild>
            <w:div w:id="1504512220">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43701">
                  <w:marLeft w:val="0"/>
                  <w:marRight w:val="0"/>
                  <w:marTop w:val="0"/>
                  <w:marBottom w:val="0"/>
                  <w:divBdr>
                    <w:top w:val="single" w:sz="2" w:space="0" w:color="D9D9E3"/>
                    <w:left w:val="single" w:sz="2" w:space="0" w:color="D9D9E3"/>
                    <w:bottom w:val="single" w:sz="2" w:space="0" w:color="D9D9E3"/>
                    <w:right w:val="single" w:sz="2" w:space="0" w:color="D9D9E3"/>
                  </w:divBdr>
                  <w:divsChild>
                    <w:div w:id="1406489763">
                      <w:marLeft w:val="0"/>
                      <w:marRight w:val="0"/>
                      <w:marTop w:val="0"/>
                      <w:marBottom w:val="0"/>
                      <w:divBdr>
                        <w:top w:val="single" w:sz="2" w:space="0" w:color="D9D9E3"/>
                        <w:left w:val="single" w:sz="2" w:space="0" w:color="D9D9E3"/>
                        <w:bottom w:val="single" w:sz="2" w:space="0" w:color="D9D9E3"/>
                        <w:right w:val="single" w:sz="2" w:space="0" w:color="D9D9E3"/>
                      </w:divBdr>
                      <w:divsChild>
                        <w:div w:id="15885361">
                          <w:marLeft w:val="0"/>
                          <w:marRight w:val="0"/>
                          <w:marTop w:val="0"/>
                          <w:marBottom w:val="0"/>
                          <w:divBdr>
                            <w:top w:val="single" w:sz="2" w:space="0" w:color="D9D9E3"/>
                            <w:left w:val="single" w:sz="2" w:space="0" w:color="D9D9E3"/>
                            <w:bottom w:val="single" w:sz="2" w:space="0" w:color="D9D9E3"/>
                            <w:right w:val="single" w:sz="2" w:space="0" w:color="D9D9E3"/>
                          </w:divBdr>
                          <w:divsChild>
                            <w:div w:id="1865360960">
                              <w:marLeft w:val="0"/>
                              <w:marRight w:val="0"/>
                              <w:marTop w:val="0"/>
                              <w:marBottom w:val="0"/>
                              <w:divBdr>
                                <w:top w:val="single" w:sz="2" w:space="0" w:color="D9D9E3"/>
                                <w:left w:val="single" w:sz="2" w:space="0" w:color="D9D9E3"/>
                                <w:bottom w:val="single" w:sz="2" w:space="0" w:color="D9D9E3"/>
                                <w:right w:val="single" w:sz="2" w:space="0" w:color="D9D9E3"/>
                              </w:divBdr>
                              <w:divsChild>
                                <w:div w:id="21130053">
                                  <w:marLeft w:val="0"/>
                                  <w:marRight w:val="0"/>
                                  <w:marTop w:val="0"/>
                                  <w:marBottom w:val="0"/>
                                  <w:divBdr>
                                    <w:top w:val="single" w:sz="2" w:space="0" w:color="D9D9E3"/>
                                    <w:left w:val="single" w:sz="2" w:space="0" w:color="D9D9E3"/>
                                    <w:bottom w:val="single" w:sz="2" w:space="0" w:color="D9D9E3"/>
                                    <w:right w:val="single" w:sz="2" w:space="0" w:color="D9D9E3"/>
                                  </w:divBdr>
                                  <w:divsChild>
                                    <w:div w:id="1685281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2933748">
      <w:bodyDiv w:val="1"/>
      <w:marLeft w:val="0"/>
      <w:marRight w:val="0"/>
      <w:marTop w:val="0"/>
      <w:marBottom w:val="0"/>
      <w:divBdr>
        <w:top w:val="none" w:sz="0" w:space="0" w:color="auto"/>
        <w:left w:val="none" w:sz="0" w:space="0" w:color="auto"/>
        <w:bottom w:val="none" w:sz="0" w:space="0" w:color="auto"/>
        <w:right w:val="none" w:sz="0" w:space="0" w:color="auto"/>
      </w:divBdr>
    </w:div>
    <w:div w:id="705562936">
      <w:bodyDiv w:val="1"/>
      <w:marLeft w:val="0"/>
      <w:marRight w:val="0"/>
      <w:marTop w:val="0"/>
      <w:marBottom w:val="0"/>
      <w:divBdr>
        <w:top w:val="none" w:sz="0" w:space="0" w:color="auto"/>
        <w:left w:val="none" w:sz="0" w:space="0" w:color="auto"/>
        <w:bottom w:val="none" w:sz="0" w:space="0" w:color="auto"/>
        <w:right w:val="none" w:sz="0" w:space="0" w:color="auto"/>
      </w:divBdr>
    </w:div>
    <w:div w:id="731584957">
      <w:bodyDiv w:val="1"/>
      <w:marLeft w:val="0"/>
      <w:marRight w:val="0"/>
      <w:marTop w:val="0"/>
      <w:marBottom w:val="0"/>
      <w:divBdr>
        <w:top w:val="none" w:sz="0" w:space="0" w:color="auto"/>
        <w:left w:val="none" w:sz="0" w:space="0" w:color="auto"/>
        <w:bottom w:val="none" w:sz="0" w:space="0" w:color="auto"/>
        <w:right w:val="none" w:sz="0" w:space="0" w:color="auto"/>
      </w:divBdr>
    </w:div>
    <w:div w:id="738862685">
      <w:bodyDiv w:val="1"/>
      <w:marLeft w:val="0"/>
      <w:marRight w:val="0"/>
      <w:marTop w:val="0"/>
      <w:marBottom w:val="0"/>
      <w:divBdr>
        <w:top w:val="none" w:sz="0" w:space="0" w:color="auto"/>
        <w:left w:val="none" w:sz="0" w:space="0" w:color="auto"/>
        <w:bottom w:val="none" w:sz="0" w:space="0" w:color="auto"/>
        <w:right w:val="none" w:sz="0" w:space="0" w:color="auto"/>
      </w:divBdr>
    </w:div>
    <w:div w:id="820855167">
      <w:bodyDiv w:val="1"/>
      <w:marLeft w:val="0"/>
      <w:marRight w:val="0"/>
      <w:marTop w:val="0"/>
      <w:marBottom w:val="0"/>
      <w:divBdr>
        <w:top w:val="none" w:sz="0" w:space="0" w:color="auto"/>
        <w:left w:val="none" w:sz="0" w:space="0" w:color="auto"/>
        <w:bottom w:val="none" w:sz="0" w:space="0" w:color="auto"/>
        <w:right w:val="none" w:sz="0" w:space="0" w:color="auto"/>
      </w:divBdr>
      <w:divsChild>
        <w:div w:id="662126104">
          <w:marLeft w:val="0"/>
          <w:marRight w:val="0"/>
          <w:marTop w:val="0"/>
          <w:marBottom w:val="0"/>
          <w:divBdr>
            <w:top w:val="single" w:sz="2" w:space="0" w:color="D9D9E3"/>
            <w:left w:val="single" w:sz="2" w:space="0" w:color="D9D9E3"/>
            <w:bottom w:val="single" w:sz="2" w:space="0" w:color="D9D9E3"/>
            <w:right w:val="single" w:sz="2" w:space="0" w:color="D9D9E3"/>
          </w:divBdr>
          <w:divsChild>
            <w:div w:id="2065253795">
              <w:marLeft w:val="0"/>
              <w:marRight w:val="0"/>
              <w:marTop w:val="0"/>
              <w:marBottom w:val="0"/>
              <w:divBdr>
                <w:top w:val="single" w:sz="2" w:space="0" w:color="D9D9E3"/>
                <w:left w:val="single" w:sz="2" w:space="0" w:color="D9D9E3"/>
                <w:bottom w:val="single" w:sz="2" w:space="0" w:color="D9D9E3"/>
                <w:right w:val="single" w:sz="2" w:space="0" w:color="D9D9E3"/>
              </w:divBdr>
              <w:divsChild>
                <w:div w:id="1697340442">
                  <w:marLeft w:val="0"/>
                  <w:marRight w:val="0"/>
                  <w:marTop w:val="0"/>
                  <w:marBottom w:val="0"/>
                  <w:divBdr>
                    <w:top w:val="single" w:sz="2" w:space="0" w:color="D9D9E3"/>
                    <w:left w:val="single" w:sz="2" w:space="0" w:color="D9D9E3"/>
                    <w:bottom w:val="single" w:sz="2" w:space="0" w:color="D9D9E3"/>
                    <w:right w:val="single" w:sz="2" w:space="0" w:color="D9D9E3"/>
                  </w:divBdr>
                  <w:divsChild>
                    <w:div w:id="1968196072">
                      <w:marLeft w:val="0"/>
                      <w:marRight w:val="0"/>
                      <w:marTop w:val="0"/>
                      <w:marBottom w:val="0"/>
                      <w:divBdr>
                        <w:top w:val="single" w:sz="2" w:space="0" w:color="D9D9E3"/>
                        <w:left w:val="single" w:sz="2" w:space="0" w:color="D9D9E3"/>
                        <w:bottom w:val="single" w:sz="2" w:space="0" w:color="D9D9E3"/>
                        <w:right w:val="single" w:sz="2" w:space="0" w:color="D9D9E3"/>
                      </w:divBdr>
                      <w:divsChild>
                        <w:div w:id="617372841">
                          <w:marLeft w:val="0"/>
                          <w:marRight w:val="0"/>
                          <w:marTop w:val="0"/>
                          <w:marBottom w:val="0"/>
                          <w:divBdr>
                            <w:top w:val="single" w:sz="2" w:space="0" w:color="D9D9E3"/>
                            <w:left w:val="single" w:sz="2" w:space="0" w:color="D9D9E3"/>
                            <w:bottom w:val="single" w:sz="2" w:space="0" w:color="D9D9E3"/>
                            <w:right w:val="single" w:sz="2" w:space="0" w:color="D9D9E3"/>
                          </w:divBdr>
                          <w:divsChild>
                            <w:div w:id="21711865">
                              <w:marLeft w:val="0"/>
                              <w:marRight w:val="0"/>
                              <w:marTop w:val="100"/>
                              <w:marBottom w:val="100"/>
                              <w:divBdr>
                                <w:top w:val="single" w:sz="2" w:space="0" w:color="D9D9E3"/>
                                <w:left w:val="single" w:sz="2" w:space="0" w:color="D9D9E3"/>
                                <w:bottom w:val="single" w:sz="2" w:space="0" w:color="D9D9E3"/>
                                <w:right w:val="single" w:sz="2" w:space="0" w:color="D9D9E3"/>
                              </w:divBdr>
                              <w:divsChild>
                                <w:div w:id="204609614">
                                  <w:marLeft w:val="0"/>
                                  <w:marRight w:val="0"/>
                                  <w:marTop w:val="0"/>
                                  <w:marBottom w:val="0"/>
                                  <w:divBdr>
                                    <w:top w:val="single" w:sz="2" w:space="0" w:color="D9D9E3"/>
                                    <w:left w:val="single" w:sz="2" w:space="0" w:color="D9D9E3"/>
                                    <w:bottom w:val="single" w:sz="2" w:space="0" w:color="D9D9E3"/>
                                    <w:right w:val="single" w:sz="2" w:space="0" w:color="D9D9E3"/>
                                  </w:divBdr>
                                  <w:divsChild>
                                    <w:div w:id="1756200235">
                                      <w:marLeft w:val="0"/>
                                      <w:marRight w:val="0"/>
                                      <w:marTop w:val="0"/>
                                      <w:marBottom w:val="0"/>
                                      <w:divBdr>
                                        <w:top w:val="single" w:sz="2" w:space="0" w:color="D9D9E3"/>
                                        <w:left w:val="single" w:sz="2" w:space="0" w:color="D9D9E3"/>
                                        <w:bottom w:val="single" w:sz="2" w:space="0" w:color="D9D9E3"/>
                                        <w:right w:val="single" w:sz="2" w:space="0" w:color="D9D9E3"/>
                                      </w:divBdr>
                                      <w:divsChild>
                                        <w:div w:id="1193764130">
                                          <w:marLeft w:val="0"/>
                                          <w:marRight w:val="0"/>
                                          <w:marTop w:val="0"/>
                                          <w:marBottom w:val="0"/>
                                          <w:divBdr>
                                            <w:top w:val="single" w:sz="2" w:space="0" w:color="D9D9E3"/>
                                            <w:left w:val="single" w:sz="2" w:space="0" w:color="D9D9E3"/>
                                            <w:bottom w:val="single" w:sz="2" w:space="0" w:color="D9D9E3"/>
                                            <w:right w:val="single" w:sz="2" w:space="0" w:color="D9D9E3"/>
                                          </w:divBdr>
                                          <w:divsChild>
                                            <w:div w:id="542443395">
                                              <w:marLeft w:val="0"/>
                                              <w:marRight w:val="0"/>
                                              <w:marTop w:val="0"/>
                                              <w:marBottom w:val="0"/>
                                              <w:divBdr>
                                                <w:top w:val="single" w:sz="2" w:space="0" w:color="D9D9E3"/>
                                                <w:left w:val="single" w:sz="2" w:space="0" w:color="D9D9E3"/>
                                                <w:bottom w:val="single" w:sz="2" w:space="0" w:color="D9D9E3"/>
                                                <w:right w:val="single" w:sz="2" w:space="0" w:color="D9D9E3"/>
                                              </w:divBdr>
                                              <w:divsChild>
                                                <w:div w:id="96292130">
                                                  <w:marLeft w:val="0"/>
                                                  <w:marRight w:val="0"/>
                                                  <w:marTop w:val="0"/>
                                                  <w:marBottom w:val="0"/>
                                                  <w:divBdr>
                                                    <w:top w:val="single" w:sz="2" w:space="0" w:color="D9D9E3"/>
                                                    <w:left w:val="single" w:sz="2" w:space="0" w:color="D9D9E3"/>
                                                    <w:bottom w:val="single" w:sz="2" w:space="0" w:color="D9D9E3"/>
                                                    <w:right w:val="single" w:sz="2" w:space="0" w:color="D9D9E3"/>
                                                  </w:divBdr>
                                                  <w:divsChild>
                                                    <w:div w:id="622812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61450941">
          <w:marLeft w:val="0"/>
          <w:marRight w:val="0"/>
          <w:marTop w:val="0"/>
          <w:marBottom w:val="0"/>
          <w:divBdr>
            <w:top w:val="none" w:sz="0" w:space="0" w:color="auto"/>
            <w:left w:val="none" w:sz="0" w:space="0" w:color="auto"/>
            <w:bottom w:val="none" w:sz="0" w:space="0" w:color="auto"/>
            <w:right w:val="none" w:sz="0" w:space="0" w:color="auto"/>
          </w:divBdr>
        </w:div>
      </w:divsChild>
    </w:div>
    <w:div w:id="829977736">
      <w:bodyDiv w:val="1"/>
      <w:marLeft w:val="0"/>
      <w:marRight w:val="0"/>
      <w:marTop w:val="0"/>
      <w:marBottom w:val="0"/>
      <w:divBdr>
        <w:top w:val="none" w:sz="0" w:space="0" w:color="auto"/>
        <w:left w:val="none" w:sz="0" w:space="0" w:color="auto"/>
        <w:bottom w:val="none" w:sz="0" w:space="0" w:color="auto"/>
        <w:right w:val="none" w:sz="0" w:space="0" w:color="auto"/>
      </w:divBdr>
    </w:div>
    <w:div w:id="871304173">
      <w:bodyDiv w:val="1"/>
      <w:marLeft w:val="0"/>
      <w:marRight w:val="0"/>
      <w:marTop w:val="0"/>
      <w:marBottom w:val="0"/>
      <w:divBdr>
        <w:top w:val="none" w:sz="0" w:space="0" w:color="auto"/>
        <w:left w:val="none" w:sz="0" w:space="0" w:color="auto"/>
        <w:bottom w:val="none" w:sz="0" w:space="0" w:color="auto"/>
        <w:right w:val="none" w:sz="0" w:space="0" w:color="auto"/>
      </w:divBdr>
    </w:div>
    <w:div w:id="875432825">
      <w:bodyDiv w:val="1"/>
      <w:marLeft w:val="0"/>
      <w:marRight w:val="0"/>
      <w:marTop w:val="0"/>
      <w:marBottom w:val="0"/>
      <w:divBdr>
        <w:top w:val="none" w:sz="0" w:space="0" w:color="auto"/>
        <w:left w:val="none" w:sz="0" w:space="0" w:color="auto"/>
        <w:bottom w:val="none" w:sz="0" w:space="0" w:color="auto"/>
        <w:right w:val="none" w:sz="0" w:space="0" w:color="auto"/>
      </w:divBdr>
    </w:div>
    <w:div w:id="906647682">
      <w:bodyDiv w:val="1"/>
      <w:marLeft w:val="0"/>
      <w:marRight w:val="0"/>
      <w:marTop w:val="0"/>
      <w:marBottom w:val="0"/>
      <w:divBdr>
        <w:top w:val="none" w:sz="0" w:space="0" w:color="auto"/>
        <w:left w:val="none" w:sz="0" w:space="0" w:color="auto"/>
        <w:bottom w:val="none" w:sz="0" w:space="0" w:color="auto"/>
        <w:right w:val="none" w:sz="0" w:space="0" w:color="auto"/>
      </w:divBdr>
    </w:div>
    <w:div w:id="923682417">
      <w:bodyDiv w:val="1"/>
      <w:marLeft w:val="0"/>
      <w:marRight w:val="0"/>
      <w:marTop w:val="0"/>
      <w:marBottom w:val="0"/>
      <w:divBdr>
        <w:top w:val="none" w:sz="0" w:space="0" w:color="auto"/>
        <w:left w:val="none" w:sz="0" w:space="0" w:color="auto"/>
        <w:bottom w:val="none" w:sz="0" w:space="0" w:color="auto"/>
        <w:right w:val="none" w:sz="0" w:space="0" w:color="auto"/>
      </w:divBdr>
      <w:divsChild>
        <w:div w:id="1689212432">
          <w:marLeft w:val="0"/>
          <w:marRight w:val="0"/>
          <w:marTop w:val="0"/>
          <w:marBottom w:val="0"/>
          <w:divBdr>
            <w:top w:val="single" w:sz="2" w:space="0" w:color="D9D9E3"/>
            <w:left w:val="single" w:sz="2" w:space="0" w:color="D9D9E3"/>
            <w:bottom w:val="single" w:sz="2" w:space="0" w:color="D9D9E3"/>
            <w:right w:val="single" w:sz="2" w:space="0" w:color="D9D9E3"/>
          </w:divBdr>
          <w:divsChild>
            <w:div w:id="2026052746">
              <w:marLeft w:val="0"/>
              <w:marRight w:val="0"/>
              <w:marTop w:val="0"/>
              <w:marBottom w:val="0"/>
              <w:divBdr>
                <w:top w:val="single" w:sz="2" w:space="0" w:color="D9D9E3"/>
                <w:left w:val="single" w:sz="2" w:space="0" w:color="D9D9E3"/>
                <w:bottom w:val="single" w:sz="2" w:space="0" w:color="D9D9E3"/>
                <w:right w:val="single" w:sz="2" w:space="0" w:color="D9D9E3"/>
              </w:divBdr>
              <w:divsChild>
                <w:div w:id="1513179911">
                  <w:marLeft w:val="0"/>
                  <w:marRight w:val="0"/>
                  <w:marTop w:val="0"/>
                  <w:marBottom w:val="0"/>
                  <w:divBdr>
                    <w:top w:val="single" w:sz="2" w:space="0" w:color="D9D9E3"/>
                    <w:left w:val="single" w:sz="2" w:space="0" w:color="D9D9E3"/>
                    <w:bottom w:val="single" w:sz="2" w:space="0" w:color="D9D9E3"/>
                    <w:right w:val="single" w:sz="2" w:space="0" w:color="D9D9E3"/>
                  </w:divBdr>
                  <w:divsChild>
                    <w:div w:id="1889873912">
                      <w:marLeft w:val="0"/>
                      <w:marRight w:val="0"/>
                      <w:marTop w:val="0"/>
                      <w:marBottom w:val="0"/>
                      <w:divBdr>
                        <w:top w:val="single" w:sz="2" w:space="0" w:color="D9D9E3"/>
                        <w:left w:val="single" w:sz="2" w:space="0" w:color="D9D9E3"/>
                        <w:bottom w:val="single" w:sz="2" w:space="0" w:color="D9D9E3"/>
                        <w:right w:val="single" w:sz="2" w:space="0" w:color="D9D9E3"/>
                      </w:divBdr>
                      <w:divsChild>
                        <w:div w:id="529341735">
                          <w:marLeft w:val="0"/>
                          <w:marRight w:val="0"/>
                          <w:marTop w:val="0"/>
                          <w:marBottom w:val="0"/>
                          <w:divBdr>
                            <w:top w:val="single" w:sz="2" w:space="0" w:color="D9D9E3"/>
                            <w:left w:val="single" w:sz="2" w:space="0" w:color="D9D9E3"/>
                            <w:bottom w:val="single" w:sz="2" w:space="0" w:color="D9D9E3"/>
                            <w:right w:val="single" w:sz="2" w:space="0" w:color="D9D9E3"/>
                          </w:divBdr>
                          <w:divsChild>
                            <w:div w:id="1949384939">
                              <w:marLeft w:val="0"/>
                              <w:marRight w:val="0"/>
                              <w:marTop w:val="100"/>
                              <w:marBottom w:val="100"/>
                              <w:divBdr>
                                <w:top w:val="single" w:sz="2" w:space="0" w:color="D9D9E3"/>
                                <w:left w:val="single" w:sz="2" w:space="0" w:color="D9D9E3"/>
                                <w:bottom w:val="single" w:sz="2" w:space="0" w:color="D9D9E3"/>
                                <w:right w:val="single" w:sz="2" w:space="0" w:color="D9D9E3"/>
                              </w:divBdr>
                              <w:divsChild>
                                <w:div w:id="1070075634">
                                  <w:marLeft w:val="0"/>
                                  <w:marRight w:val="0"/>
                                  <w:marTop w:val="0"/>
                                  <w:marBottom w:val="0"/>
                                  <w:divBdr>
                                    <w:top w:val="single" w:sz="2" w:space="0" w:color="D9D9E3"/>
                                    <w:left w:val="single" w:sz="2" w:space="0" w:color="D9D9E3"/>
                                    <w:bottom w:val="single" w:sz="2" w:space="0" w:color="D9D9E3"/>
                                    <w:right w:val="single" w:sz="2" w:space="0" w:color="D9D9E3"/>
                                  </w:divBdr>
                                  <w:divsChild>
                                    <w:div w:id="1000549174">
                                      <w:marLeft w:val="0"/>
                                      <w:marRight w:val="0"/>
                                      <w:marTop w:val="0"/>
                                      <w:marBottom w:val="0"/>
                                      <w:divBdr>
                                        <w:top w:val="single" w:sz="2" w:space="0" w:color="D9D9E3"/>
                                        <w:left w:val="single" w:sz="2" w:space="0" w:color="D9D9E3"/>
                                        <w:bottom w:val="single" w:sz="2" w:space="0" w:color="D9D9E3"/>
                                        <w:right w:val="single" w:sz="2" w:space="0" w:color="D9D9E3"/>
                                      </w:divBdr>
                                      <w:divsChild>
                                        <w:div w:id="145441174">
                                          <w:marLeft w:val="0"/>
                                          <w:marRight w:val="0"/>
                                          <w:marTop w:val="0"/>
                                          <w:marBottom w:val="0"/>
                                          <w:divBdr>
                                            <w:top w:val="single" w:sz="2" w:space="0" w:color="D9D9E3"/>
                                            <w:left w:val="single" w:sz="2" w:space="0" w:color="D9D9E3"/>
                                            <w:bottom w:val="single" w:sz="2" w:space="0" w:color="D9D9E3"/>
                                            <w:right w:val="single" w:sz="2" w:space="0" w:color="D9D9E3"/>
                                          </w:divBdr>
                                          <w:divsChild>
                                            <w:div w:id="1238248711">
                                              <w:marLeft w:val="0"/>
                                              <w:marRight w:val="0"/>
                                              <w:marTop w:val="0"/>
                                              <w:marBottom w:val="0"/>
                                              <w:divBdr>
                                                <w:top w:val="single" w:sz="2" w:space="0" w:color="D9D9E3"/>
                                                <w:left w:val="single" w:sz="2" w:space="0" w:color="D9D9E3"/>
                                                <w:bottom w:val="single" w:sz="2" w:space="0" w:color="D9D9E3"/>
                                                <w:right w:val="single" w:sz="2" w:space="0" w:color="D9D9E3"/>
                                              </w:divBdr>
                                              <w:divsChild>
                                                <w:div w:id="765882688">
                                                  <w:marLeft w:val="0"/>
                                                  <w:marRight w:val="0"/>
                                                  <w:marTop w:val="0"/>
                                                  <w:marBottom w:val="0"/>
                                                  <w:divBdr>
                                                    <w:top w:val="single" w:sz="2" w:space="0" w:color="D9D9E3"/>
                                                    <w:left w:val="single" w:sz="2" w:space="0" w:color="D9D9E3"/>
                                                    <w:bottom w:val="single" w:sz="2" w:space="0" w:color="D9D9E3"/>
                                                    <w:right w:val="single" w:sz="2" w:space="0" w:color="D9D9E3"/>
                                                  </w:divBdr>
                                                  <w:divsChild>
                                                    <w:div w:id="284776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35199588">
          <w:marLeft w:val="0"/>
          <w:marRight w:val="0"/>
          <w:marTop w:val="0"/>
          <w:marBottom w:val="0"/>
          <w:divBdr>
            <w:top w:val="none" w:sz="0" w:space="0" w:color="auto"/>
            <w:left w:val="none" w:sz="0" w:space="0" w:color="auto"/>
            <w:bottom w:val="none" w:sz="0" w:space="0" w:color="auto"/>
            <w:right w:val="none" w:sz="0" w:space="0" w:color="auto"/>
          </w:divBdr>
        </w:div>
      </w:divsChild>
    </w:div>
    <w:div w:id="941302399">
      <w:bodyDiv w:val="1"/>
      <w:marLeft w:val="0"/>
      <w:marRight w:val="0"/>
      <w:marTop w:val="0"/>
      <w:marBottom w:val="0"/>
      <w:divBdr>
        <w:top w:val="none" w:sz="0" w:space="0" w:color="auto"/>
        <w:left w:val="none" w:sz="0" w:space="0" w:color="auto"/>
        <w:bottom w:val="none" w:sz="0" w:space="0" w:color="auto"/>
        <w:right w:val="none" w:sz="0" w:space="0" w:color="auto"/>
      </w:divBdr>
    </w:div>
    <w:div w:id="994453333">
      <w:bodyDiv w:val="1"/>
      <w:marLeft w:val="0"/>
      <w:marRight w:val="0"/>
      <w:marTop w:val="0"/>
      <w:marBottom w:val="0"/>
      <w:divBdr>
        <w:top w:val="none" w:sz="0" w:space="0" w:color="auto"/>
        <w:left w:val="none" w:sz="0" w:space="0" w:color="auto"/>
        <w:bottom w:val="none" w:sz="0" w:space="0" w:color="auto"/>
        <w:right w:val="none" w:sz="0" w:space="0" w:color="auto"/>
      </w:divBdr>
      <w:divsChild>
        <w:div w:id="28845475">
          <w:marLeft w:val="0"/>
          <w:marRight w:val="0"/>
          <w:marTop w:val="0"/>
          <w:marBottom w:val="0"/>
          <w:divBdr>
            <w:top w:val="none" w:sz="0" w:space="0" w:color="auto"/>
            <w:left w:val="none" w:sz="0" w:space="0" w:color="auto"/>
            <w:bottom w:val="none" w:sz="0" w:space="0" w:color="auto"/>
            <w:right w:val="none" w:sz="0" w:space="0" w:color="auto"/>
          </w:divBdr>
        </w:div>
        <w:div w:id="70736063">
          <w:marLeft w:val="0"/>
          <w:marRight w:val="0"/>
          <w:marTop w:val="0"/>
          <w:marBottom w:val="0"/>
          <w:divBdr>
            <w:top w:val="none" w:sz="0" w:space="0" w:color="auto"/>
            <w:left w:val="none" w:sz="0" w:space="0" w:color="auto"/>
            <w:bottom w:val="none" w:sz="0" w:space="0" w:color="auto"/>
            <w:right w:val="none" w:sz="0" w:space="0" w:color="auto"/>
          </w:divBdr>
        </w:div>
        <w:div w:id="124204807">
          <w:marLeft w:val="0"/>
          <w:marRight w:val="0"/>
          <w:marTop w:val="0"/>
          <w:marBottom w:val="0"/>
          <w:divBdr>
            <w:top w:val="none" w:sz="0" w:space="0" w:color="auto"/>
            <w:left w:val="none" w:sz="0" w:space="0" w:color="auto"/>
            <w:bottom w:val="none" w:sz="0" w:space="0" w:color="auto"/>
            <w:right w:val="none" w:sz="0" w:space="0" w:color="auto"/>
          </w:divBdr>
          <w:divsChild>
            <w:div w:id="241262934">
              <w:marLeft w:val="0"/>
              <w:marRight w:val="0"/>
              <w:marTop w:val="0"/>
              <w:marBottom w:val="0"/>
              <w:divBdr>
                <w:top w:val="none" w:sz="0" w:space="0" w:color="auto"/>
                <w:left w:val="none" w:sz="0" w:space="0" w:color="auto"/>
                <w:bottom w:val="none" w:sz="0" w:space="0" w:color="auto"/>
                <w:right w:val="none" w:sz="0" w:space="0" w:color="auto"/>
              </w:divBdr>
            </w:div>
            <w:div w:id="793214665">
              <w:marLeft w:val="0"/>
              <w:marRight w:val="0"/>
              <w:marTop w:val="0"/>
              <w:marBottom w:val="0"/>
              <w:divBdr>
                <w:top w:val="none" w:sz="0" w:space="0" w:color="auto"/>
                <w:left w:val="none" w:sz="0" w:space="0" w:color="auto"/>
                <w:bottom w:val="none" w:sz="0" w:space="0" w:color="auto"/>
                <w:right w:val="none" w:sz="0" w:space="0" w:color="auto"/>
              </w:divBdr>
            </w:div>
            <w:div w:id="1045373080">
              <w:marLeft w:val="0"/>
              <w:marRight w:val="0"/>
              <w:marTop w:val="0"/>
              <w:marBottom w:val="0"/>
              <w:divBdr>
                <w:top w:val="none" w:sz="0" w:space="0" w:color="auto"/>
                <w:left w:val="none" w:sz="0" w:space="0" w:color="auto"/>
                <w:bottom w:val="none" w:sz="0" w:space="0" w:color="auto"/>
                <w:right w:val="none" w:sz="0" w:space="0" w:color="auto"/>
              </w:divBdr>
            </w:div>
          </w:divsChild>
        </w:div>
        <w:div w:id="1297876922">
          <w:marLeft w:val="0"/>
          <w:marRight w:val="0"/>
          <w:marTop w:val="0"/>
          <w:marBottom w:val="0"/>
          <w:divBdr>
            <w:top w:val="none" w:sz="0" w:space="0" w:color="auto"/>
            <w:left w:val="none" w:sz="0" w:space="0" w:color="auto"/>
            <w:bottom w:val="none" w:sz="0" w:space="0" w:color="auto"/>
            <w:right w:val="none" w:sz="0" w:space="0" w:color="auto"/>
          </w:divBdr>
          <w:divsChild>
            <w:div w:id="1095978956">
              <w:marLeft w:val="0"/>
              <w:marRight w:val="0"/>
              <w:marTop w:val="0"/>
              <w:marBottom w:val="0"/>
              <w:divBdr>
                <w:top w:val="none" w:sz="0" w:space="0" w:color="auto"/>
                <w:left w:val="none" w:sz="0" w:space="0" w:color="auto"/>
                <w:bottom w:val="none" w:sz="0" w:space="0" w:color="auto"/>
                <w:right w:val="none" w:sz="0" w:space="0" w:color="auto"/>
              </w:divBdr>
            </w:div>
            <w:div w:id="1508052895">
              <w:marLeft w:val="0"/>
              <w:marRight w:val="0"/>
              <w:marTop w:val="0"/>
              <w:marBottom w:val="0"/>
              <w:divBdr>
                <w:top w:val="none" w:sz="0" w:space="0" w:color="auto"/>
                <w:left w:val="none" w:sz="0" w:space="0" w:color="auto"/>
                <w:bottom w:val="none" w:sz="0" w:space="0" w:color="auto"/>
                <w:right w:val="none" w:sz="0" w:space="0" w:color="auto"/>
              </w:divBdr>
            </w:div>
          </w:divsChild>
        </w:div>
        <w:div w:id="1586573679">
          <w:marLeft w:val="0"/>
          <w:marRight w:val="0"/>
          <w:marTop w:val="0"/>
          <w:marBottom w:val="0"/>
          <w:divBdr>
            <w:top w:val="none" w:sz="0" w:space="0" w:color="auto"/>
            <w:left w:val="none" w:sz="0" w:space="0" w:color="auto"/>
            <w:bottom w:val="none" w:sz="0" w:space="0" w:color="auto"/>
            <w:right w:val="none" w:sz="0" w:space="0" w:color="auto"/>
          </w:divBdr>
        </w:div>
        <w:div w:id="1686440959">
          <w:marLeft w:val="0"/>
          <w:marRight w:val="0"/>
          <w:marTop w:val="0"/>
          <w:marBottom w:val="0"/>
          <w:divBdr>
            <w:top w:val="none" w:sz="0" w:space="0" w:color="auto"/>
            <w:left w:val="none" w:sz="0" w:space="0" w:color="auto"/>
            <w:bottom w:val="none" w:sz="0" w:space="0" w:color="auto"/>
            <w:right w:val="none" w:sz="0" w:space="0" w:color="auto"/>
          </w:divBdr>
          <w:divsChild>
            <w:div w:id="1382828624">
              <w:marLeft w:val="0"/>
              <w:marRight w:val="0"/>
              <w:marTop w:val="0"/>
              <w:marBottom w:val="0"/>
              <w:divBdr>
                <w:top w:val="none" w:sz="0" w:space="0" w:color="auto"/>
                <w:left w:val="none" w:sz="0" w:space="0" w:color="auto"/>
                <w:bottom w:val="none" w:sz="0" w:space="0" w:color="auto"/>
                <w:right w:val="none" w:sz="0" w:space="0" w:color="auto"/>
              </w:divBdr>
            </w:div>
            <w:div w:id="21100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24693">
      <w:bodyDiv w:val="1"/>
      <w:marLeft w:val="0"/>
      <w:marRight w:val="0"/>
      <w:marTop w:val="0"/>
      <w:marBottom w:val="0"/>
      <w:divBdr>
        <w:top w:val="none" w:sz="0" w:space="0" w:color="auto"/>
        <w:left w:val="none" w:sz="0" w:space="0" w:color="auto"/>
        <w:bottom w:val="none" w:sz="0" w:space="0" w:color="auto"/>
        <w:right w:val="none" w:sz="0" w:space="0" w:color="auto"/>
      </w:divBdr>
    </w:div>
    <w:div w:id="1050033037">
      <w:bodyDiv w:val="1"/>
      <w:marLeft w:val="0"/>
      <w:marRight w:val="0"/>
      <w:marTop w:val="0"/>
      <w:marBottom w:val="0"/>
      <w:divBdr>
        <w:top w:val="none" w:sz="0" w:space="0" w:color="auto"/>
        <w:left w:val="none" w:sz="0" w:space="0" w:color="auto"/>
        <w:bottom w:val="none" w:sz="0" w:space="0" w:color="auto"/>
        <w:right w:val="none" w:sz="0" w:space="0" w:color="auto"/>
      </w:divBdr>
    </w:div>
    <w:div w:id="1088691877">
      <w:bodyDiv w:val="1"/>
      <w:marLeft w:val="0"/>
      <w:marRight w:val="0"/>
      <w:marTop w:val="0"/>
      <w:marBottom w:val="0"/>
      <w:divBdr>
        <w:top w:val="none" w:sz="0" w:space="0" w:color="auto"/>
        <w:left w:val="none" w:sz="0" w:space="0" w:color="auto"/>
        <w:bottom w:val="none" w:sz="0" w:space="0" w:color="auto"/>
        <w:right w:val="none" w:sz="0" w:space="0" w:color="auto"/>
      </w:divBdr>
    </w:div>
    <w:div w:id="1121801802">
      <w:bodyDiv w:val="1"/>
      <w:marLeft w:val="0"/>
      <w:marRight w:val="0"/>
      <w:marTop w:val="0"/>
      <w:marBottom w:val="0"/>
      <w:divBdr>
        <w:top w:val="none" w:sz="0" w:space="0" w:color="auto"/>
        <w:left w:val="none" w:sz="0" w:space="0" w:color="auto"/>
        <w:bottom w:val="none" w:sz="0" w:space="0" w:color="auto"/>
        <w:right w:val="none" w:sz="0" w:space="0" w:color="auto"/>
      </w:divBdr>
    </w:div>
    <w:div w:id="1144006990">
      <w:bodyDiv w:val="1"/>
      <w:marLeft w:val="0"/>
      <w:marRight w:val="0"/>
      <w:marTop w:val="0"/>
      <w:marBottom w:val="0"/>
      <w:divBdr>
        <w:top w:val="none" w:sz="0" w:space="0" w:color="auto"/>
        <w:left w:val="none" w:sz="0" w:space="0" w:color="auto"/>
        <w:bottom w:val="none" w:sz="0" w:space="0" w:color="auto"/>
        <w:right w:val="none" w:sz="0" w:space="0" w:color="auto"/>
      </w:divBdr>
    </w:div>
    <w:div w:id="1257204898">
      <w:bodyDiv w:val="1"/>
      <w:marLeft w:val="0"/>
      <w:marRight w:val="0"/>
      <w:marTop w:val="0"/>
      <w:marBottom w:val="0"/>
      <w:divBdr>
        <w:top w:val="none" w:sz="0" w:space="0" w:color="auto"/>
        <w:left w:val="none" w:sz="0" w:space="0" w:color="auto"/>
        <w:bottom w:val="none" w:sz="0" w:space="0" w:color="auto"/>
        <w:right w:val="none" w:sz="0" w:space="0" w:color="auto"/>
      </w:divBdr>
    </w:div>
    <w:div w:id="1295335712">
      <w:bodyDiv w:val="1"/>
      <w:marLeft w:val="0"/>
      <w:marRight w:val="0"/>
      <w:marTop w:val="0"/>
      <w:marBottom w:val="0"/>
      <w:divBdr>
        <w:top w:val="none" w:sz="0" w:space="0" w:color="auto"/>
        <w:left w:val="none" w:sz="0" w:space="0" w:color="auto"/>
        <w:bottom w:val="none" w:sz="0" w:space="0" w:color="auto"/>
        <w:right w:val="none" w:sz="0" w:space="0" w:color="auto"/>
      </w:divBdr>
    </w:div>
    <w:div w:id="1300064486">
      <w:bodyDiv w:val="1"/>
      <w:marLeft w:val="0"/>
      <w:marRight w:val="0"/>
      <w:marTop w:val="0"/>
      <w:marBottom w:val="0"/>
      <w:divBdr>
        <w:top w:val="none" w:sz="0" w:space="0" w:color="auto"/>
        <w:left w:val="none" w:sz="0" w:space="0" w:color="auto"/>
        <w:bottom w:val="none" w:sz="0" w:space="0" w:color="auto"/>
        <w:right w:val="none" w:sz="0" w:space="0" w:color="auto"/>
      </w:divBdr>
      <w:divsChild>
        <w:div w:id="245917645">
          <w:marLeft w:val="0"/>
          <w:marRight w:val="0"/>
          <w:marTop w:val="0"/>
          <w:marBottom w:val="0"/>
          <w:divBdr>
            <w:top w:val="none" w:sz="0" w:space="0" w:color="auto"/>
            <w:left w:val="none" w:sz="0" w:space="0" w:color="auto"/>
            <w:bottom w:val="none" w:sz="0" w:space="0" w:color="auto"/>
            <w:right w:val="none" w:sz="0" w:space="0" w:color="auto"/>
          </w:divBdr>
          <w:divsChild>
            <w:div w:id="1611627129">
              <w:marLeft w:val="0"/>
              <w:marRight w:val="0"/>
              <w:marTop w:val="0"/>
              <w:marBottom w:val="0"/>
              <w:divBdr>
                <w:top w:val="none" w:sz="0" w:space="0" w:color="auto"/>
                <w:left w:val="none" w:sz="0" w:space="0" w:color="auto"/>
                <w:bottom w:val="none" w:sz="0" w:space="0" w:color="auto"/>
                <w:right w:val="none" w:sz="0" w:space="0" w:color="auto"/>
              </w:divBdr>
              <w:divsChild>
                <w:div w:id="4731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01416">
      <w:bodyDiv w:val="1"/>
      <w:marLeft w:val="0"/>
      <w:marRight w:val="0"/>
      <w:marTop w:val="0"/>
      <w:marBottom w:val="0"/>
      <w:divBdr>
        <w:top w:val="none" w:sz="0" w:space="0" w:color="auto"/>
        <w:left w:val="none" w:sz="0" w:space="0" w:color="auto"/>
        <w:bottom w:val="none" w:sz="0" w:space="0" w:color="auto"/>
        <w:right w:val="none" w:sz="0" w:space="0" w:color="auto"/>
      </w:divBdr>
      <w:divsChild>
        <w:div w:id="1366252125">
          <w:marLeft w:val="0"/>
          <w:marRight w:val="0"/>
          <w:marTop w:val="0"/>
          <w:marBottom w:val="0"/>
          <w:divBdr>
            <w:top w:val="none" w:sz="0" w:space="0" w:color="auto"/>
            <w:left w:val="none" w:sz="0" w:space="0" w:color="auto"/>
            <w:bottom w:val="none" w:sz="0" w:space="0" w:color="auto"/>
            <w:right w:val="none" w:sz="0" w:space="0" w:color="auto"/>
          </w:divBdr>
          <w:divsChild>
            <w:div w:id="1865752547">
              <w:marLeft w:val="0"/>
              <w:marRight w:val="0"/>
              <w:marTop w:val="0"/>
              <w:marBottom w:val="0"/>
              <w:divBdr>
                <w:top w:val="none" w:sz="0" w:space="0" w:color="auto"/>
                <w:left w:val="none" w:sz="0" w:space="0" w:color="auto"/>
                <w:bottom w:val="none" w:sz="0" w:space="0" w:color="auto"/>
                <w:right w:val="none" w:sz="0" w:space="0" w:color="auto"/>
              </w:divBdr>
              <w:divsChild>
                <w:div w:id="129918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522306">
      <w:bodyDiv w:val="1"/>
      <w:marLeft w:val="0"/>
      <w:marRight w:val="0"/>
      <w:marTop w:val="0"/>
      <w:marBottom w:val="0"/>
      <w:divBdr>
        <w:top w:val="none" w:sz="0" w:space="0" w:color="auto"/>
        <w:left w:val="none" w:sz="0" w:space="0" w:color="auto"/>
        <w:bottom w:val="none" w:sz="0" w:space="0" w:color="auto"/>
        <w:right w:val="none" w:sz="0" w:space="0" w:color="auto"/>
      </w:divBdr>
    </w:div>
    <w:div w:id="1452818977">
      <w:bodyDiv w:val="1"/>
      <w:marLeft w:val="0"/>
      <w:marRight w:val="0"/>
      <w:marTop w:val="0"/>
      <w:marBottom w:val="0"/>
      <w:divBdr>
        <w:top w:val="none" w:sz="0" w:space="0" w:color="auto"/>
        <w:left w:val="none" w:sz="0" w:space="0" w:color="auto"/>
        <w:bottom w:val="none" w:sz="0" w:space="0" w:color="auto"/>
        <w:right w:val="none" w:sz="0" w:space="0" w:color="auto"/>
      </w:divBdr>
    </w:div>
    <w:div w:id="1472791432">
      <w:bodyDiv w:val="1"/>
      <w:marLeft w:val="0"/>
      <w:marRight w:val="0"/>
      <w:marTop w:val="0"/>
      <w:marBottom w:val="0"/>
      <w:divBdr>
        <w:top w:val="none" w:sz="0" w:space="0" w:color="auto"/>
        <w:left w:val="none" w:sz="0" w:space="0" w:color="auto"/>
        <w:bottom w:val="none" w:sz="0" w:space="0" w:color="auto"/>
        <w:right w:val="none" w:sz="0" w:space="0" w:color="auto"/>
      </w:divBdr>
    </w:div>
    <w:div w:id="1630746807">
      <w:bodyDiv w:val="1"/>
      <w:marLeft w:val="0"/>
      <w:marRight w:val="0"/>
      <w:marTop w:val="0"/>
      <w:marBottom w:val="0"/>
      <w:divBdr>
        <w:top w:val="none" w:sz="0" w:space="0" w:color="auto"/>
        <w:left w:val="none" w:sz="0" w:space="0" w:color="auto"/>
        <w:bottom w:val="none" w:sz="0" w:space="0" w:color="auto"/>
        <w:right w:val="none" w:sz="0" w:space="0" w:color="auto"/>
      </w:divBdr>
    </w:div>
    <w:div w:id="1709796067">
      <w:bodyDiv w:val="1"/>
      <w:marLeft w:val="0"/>
      <w:marRight w:val="0"/>
      <w:marTop w:val="0"/>
      <w:marBottom w:val="0"/>
      <w:divBdr>
        <w:top w:val="none" w:sz="0" w:space="0" w:color="auto"/>
        <w:left w:val="none" w:sz="0" w:space="0" w:color="auto"/>
        <w:bottom w:val="none" w:sz="0" w:space="0" w:color="auto"/>
        <w:right w:val="none" w:sz="0" w:space="0" w:color="auto"/>
      </w:divBdr>
      <w:divsChild>
        <w:div w:id="497578120">
          <w:marLeft w:val="0"/>
          <w:marRight w:val="0"/>
          <w:marTop w:val="0"/>
          <w:marBottom w:val="0"/>
          <w:divBdr>
            <w:top w:val="none" w:sz="0" w:space="0" w:color="auto"/>
            <w:left w:val="none" w:sz="0" w:space="0" w:color="auto"/>
            <w:bottom w:val="none" w:sz="0" w:space="0" w:color="auto"/>
            <w:right w:val="none" w:sz="0" w:space="0" w:color="auto"/>
          </w:divBdr>
        </w:div>
        <w:div w:id="769423929">
          <w:marLeft w:val="0"/>
          <w:marRight w:val="0"/>
          <w:marTop w:val="0"/>
          <w:marBottom w:val="0"/>
          <w:divBdr>
            <w:top w:val="none" w:sz="0" w:space="0" w:color="auto"/>
            <w:left w:val="none" w:sz="0" w:space="0" w:color="auto"/>
            <w:bottom w:val="none" w:sz="0" w:space="0" w:color="auto"/>
            <w:right w:val="none" w:sz="0" w:space="0" w:color="auto"/>
          </w:divBdr>
          <w:divsChild>
            <w:div w:id="512574176">
              <w:marLeft w:val="0"/>
              <w:marRight w:val="0"/>
              <w:marTop w:val="0"/>
              <w:marBottom w:val="0"/>
              <w:divBdr>
                <w:top w:val="none" w:sz="0" w:space="0" w:color="auto"/>
                <w:left w:val="none" w:sz="0" w:space="0" w:color="auto"/>
                <w:bottom w:val="none" w:sz="0" w:space="0" w:color="auto"/>
                <w:right w:val="none" w:sz="0" w:space="0" w:color="auto"/>
              </w:divBdr>
            </w:div>
            <w:div w:id="604002797">
              <w:marLeft w:val="0"/>
              <w:marRight w:val="0"/>
              <w:marTop w:val="0"/>
              <w:marBottom w:val="0"/>
              <w:divBdr>
                <w:top w:val="none" w:sz="0" w:space="0" w:color="auto"/>
                <w:left w:val="none" w:sz="0" w:space="0" w:color="auto"/>
                <w:bottom w:val="none" w:sz="0" w:space="0" w:color="auto"/>
                <w:right w:val="none" w:sz="0" w:space="0" w:color="auto"/>
              </w:divBdr>
            </w:div>
            <w:div w:id="1914508399">
              <w:marLeft w:val="0"/>
              <w:marRight w:val="0"/>
              <w:marTop w:val="0"/>
              <w:marBottom w:val="0"/>
              <w:divBdr>
                <w:top w:val="none" w:sz="0" w:space="0" w:color="auto"/>
                <w:left w:val="none" w:sz="0" w:space="0" w:color="auto"/>
                <w:bottom w:val="none" w:sz="0" w:space="0" w:color="auto"/>
                <w:right w:val="none" w:sz="0" w:space="0" w:color="auto"/>
              </w:divBdr>
            </w:div>
          </w:divsChild>
        </w:div>
        <w:div w:id="1013729135">
          <w:marLeft w:val="0"/>
          <w:marRight w:val="0"/>
          <w:marTop w:val="0"/>
          <w:marBottom w:val="0"/>
          <w:divBdr>
            <w:top w:val="none" w:sz="0" w:space="0" w:color="auto"/>
            <w:left w:val="none" w:sz="0" w:space="0" w:color="auto"/>
            <w:bottom w:val="none" w:sz="0" w:space="0" w:color="auto"/>
            <w:right w:val="none" w:sz="0" w:space="0" w:color="auto"/>
          </w:divBdr>
        </w:div>
        <w:div w:id="1081945932">
          <w:marLeft w:val="0"/>
          <w:marRight w:val="0"/>
          <w:marTop w:val="0"/>
          <w:marBottom w:val="0"/>
          <w:divBdr>
            <w:top w:val="none" w:sz="0" w:space="0" w:color="auto"/>
            <w:left w:val="none" w:sz="0" w:space="0" w:color="auto"/>
            <w:bottom w:val="none" w:sz="0" w:space="0" w:color="auto"/>
            <w:right w:val="none" w:sz="0" w:space="0" w:color="auto"/>
          </w:divBdr>
          <w:divsChild>
            <w:div w:id="823012497">
              <w:marLeft w:val="0"/>
              <w:marRight w:val="0"/>
              <w:marTop w:val="0"/>
              <w:marBottom w:val="0"/>
              <w:divBdr>
                <w:top w:val="none" w:sz="0" w:space="0" w:color="auto"/>
                <w:left w:val="none" w:sz="0" w:space="0" w:color="auto"/>
                <w:bottom w:val="none" w:sz="0" w:space="0" w:color="auto"/>
                <w:right w:val="none" w:sz="0" w:space="0" w:color="auto"/>
              </w:divBdr>
            </w:div>
            <w:div w:id="1262764108">
              <w:marLeft w:val="0"/>
              <w:marRight w:val="0"/>
              <w:marTop w:val="0"/>
              <w:marBottom w:val="0"/>
              <w:divBdr>
                <w:top w:val="none" w:sz="0" w:space="0" w:color="auto"/>
                <w:left w:val="none" w:sz="0" w:space="0" w:color="auto"/>
                <w:bottom w:val="none" w:sz="0" w:space="0" w:color="auto"/>
                <w:right w:val="none" w:sz="0" w:space="0" w:color="auto"/>
              </w:divBdr>
            </w:div>
          </w:divsChild>
        </w:div>
        <w:div w:id="1475754725">
          <w:marLeft w:val="0"/>
          <w:marRight w:val="0"/>
          <w:marTop w:val="0"/>
          <w:marBottom w:val="0"/>
          <w:divBdr>
            <w:top w:val="none" w:sz="0" w:space="0" w:color="auto"/>
            <w:left w:val="none" w:sz="0" w:space="0" w:color="auto"/>
            <w:bottom w:val="none" w:sz="0" w:space="0" w:color="auto"/>
            <w:right w:val="none" w:sz="0" w:space="0" w:color="auto"/>
          </w:divBdr>
          <w:divsChild>
            <w:div w:id="1284533114">
              <w:marLeft w:val="0"/>
              <w:marRight w:val="0"/>
              <w:marTop w:val="0"/>
              <w:marBottom w:val="0"/>
              <w:divBdr>
                <w:top w:val="none" w:sz="0" w:space="0" w:color="auto"/>
                <w:left w:val="none" w:sz="0" w:space="0" w:color="auto"/>
                <w:bottom w:val="none" w:sz="0" w:space="0" w:color="auto"/>
                <w:right w:val="none" w:sz="0" w:space="0" w:color="auto"/>
              </w:divBdr>
            </w:div>
            <w:div w:id="1784416796">
              <w:marLeft w:val="0"/>
              <w:marRight w:val="0"/>
              <w:marTop w:val="0"/>
              <w:marBottom w:val="0"/>
              <w:divBdr>
                <w:top w:val="none" w:sz="0" w:space="0" w:color="auto"/>
                <w:left w:val="none" w:sz="0" w:space="0" w:color="auto"/>
                <w:bottom w:val="none" w:sz="0" w:space="0" w:color="auto"/>
                <w:right w:val="none" w:sz="0" w:space="0" w:color="auto"/>
              </w:divBdr>
            </w:div>
          </w:divsChild>
        </w:div>
        <w:div w:id="2132896695">
          <w:marLeft w:val="0"/>
          <w:marRight w:val="0"/>
          <w:marTop w:val="0"/>
          <w:marBottom w:val="0"/>
          <w:divBdr>
            <w:top w:val="none" w:sz="0" w:space="0" w:color="auto"/>
            <w:left w:val="none" w:sz="0" w:space="0" w:color="auto"/>
            <w:bottom w:val="none" w:sz="0" w:space="0" w:color="auto"/>
            <w:right w:val="none" w:sz="0" w:space="0" w:color="auto"/>
          </w:divBdr>
        </w:div>
      </w:divsChild>
    </w:div>
    <w:div w:id="1727679576">
      <w:bodyDiv w:val="1"/>
      <w:marLeft w:val="0"/>
      <w:marRight w:val="0"/>
      <w:marTop w:val="0"/>
      <w:marBottom w:val="0"/>
      <w:divBdr>
        <w:top w:val="none" w:sz="0" w:space="0" w:color="auto"/>
        <w:left w:val="none" w:sz="0" w:space="0" w:color="auto"/>
        <w:bottom w:val="none" w:sz="0" w:space="0" w:color="auto"/>
        <w:right w:val="none" w:sz="0" w:space="0" w:color="auto"/>
      </w:divBdr>
    </w:div>
    <w:div w:id="1776435612">
      <w:bodyDiv w:val="1"/>
      <w:marLeft w:val="0"/>
      <w:marRight w:val="0"/>
      <w:marTop w:val="0"/>
      <w:marBottom w:val="0"/>
      <w:divBdr>
        <w:top w:val="none" w:sz="0" w:space="0" w:color="auto"/>
        <w:left w:val="none" w:sz="0" w:space="0" w:color="auto"/>
        <w:bottom w:val="none" w:sz="0" w:space="0" w:color="auto"/>
        <w:right w:val="none" w:sz="0" w:space="0" w:color="auto"/>
      </w:divBdr>
    </w:div>
    <w:div w:id="1802839076">
      <w:bodyDiv w:val="1"/>
      <w:marLeft w:val="0"/>
      <w:marRight w:val="0"/>
      <w:marTop w:val="0"/>
      <w:marBottom w:val="0"/>
      <w:divBdr>
        <w:top w:val="none" w:sz="0" w:space="0" w:color="auto"/>
        <w:left w:val="none" w:sz="0" w:space="0" w:color="auto"/>
        <w:bottom w:val="none" w:sz="0" w:space="0" w:color="auto"/>
        <w:right w:val="none" w:sz="0" w:space="0" w:color="auto"/>
      </w:divBdr>
    </w:div>
    <w:div w:id="1828282411">
      <w:bodyDiv w:val="1"/>
      <w:marLeft w:val="0"/>
      <w:marRight w:val="0"/>
      <w:marTop w:val="0"/>
      <w:marBottom w:val="0"/>
      <w:divBdr>
        <w:top w:val="none" w:sz="0" w:space="0" w:color="auto"/>
        <w:left w:val="none" w:sz="0" w:space="0" w:color="auto"/>
        <w:bottom w:val="none" w:sz="0" w:space="0" w:color="auto"/>
        <w:right w:val="none" w:sz="0" w:space="0" w:color="auto"/>
      </w:divBdr>
    </w:div>
    <w:div w:id="1831941096">
      <w:bodyDiv w:val="1"/>
      <w:marLeft w:val="0"/>
      <w:marRight w:val="0"/>
      <w:marTop w:val="0"/>
      <w:marBottom w:val="0"/>
      <w:divBdr>
        <w:top w:val="none" w:sz="0" w:space="0" w:color="auto"/>
        <w:left w:val="none" w:sz="0" w:space="0" w:color="auto"/>
        <w:bottom w:val="none" w:sz="0" w:space="0" w:color="auto"/>
        <w:right w:val="none" w:sz="0" w:space="0" w:color="auto"/>
      </w:divBdr>
      <w:divsChild>
        <w:div w:id="75521297">
          <w:marLeft w:val="0"/>
          <w:marRight w:val="0"/>
          <w:marTop w:val="0"/>
          <w:marBottom w:val="0"/>
          <w:divBdr>
            <w:top w:val="none" w:sz="0" w:space="0" w:color="auto"/>
            <w:left w:val="none" w:sz="0" w:space="0" w:color="auto"/>
            <w:bottom w:val="none" w:sz="0" w:space="0" w:color="auto"/>
            <w:right w:val="none" w:sz="0" w:space="0" w:color="auto"/>
          </w:divBdr>
          <w:divsChild>
            <w:div w:id="1863007370">
              <w:marLeft w:val="0"/>
              <w:marRight w:val="0"/>
              <w:marTop w:val="0"/>
              <w:marBottom w:val="0"/>
              <w:divBdr>
                <w:top w:val="none" w:sz="0" w:space="0" w:color="auto"/>
                <w:left w:val="none" w:sz="0" w:space="0" w:color="auto"/>
                <w:bottom w:val="none" w:sz="0" w:space="0" w:color="auto"/>
                <w:right w:val="none" w:sz="0" w:space="0" w:color="auto"/>
              </w:divBdr>
              <w:divsChild>
                <w:div w:id="14613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529125">
      <w:bodyDiv w:val="1"/>
      <w:marLeft w:val="0"/>
      <w:marRight w:val="0"/>
      <w:marTop w:val="0"/>
      <w:marBottom w:val="0"/>
      <w:divBdr>
        <w:top w:val="none" w:sz="0" w:space="0" w:color="auto"/>
        <w:left w:val="none" w:sz="0" w:space="0" w:color="auto"/>
        <w:bottom w:val="none" w:sz="0" w:space="0" w:color="auto"/>
        <w:right w:val="none" w:sz="0" w:space="0" w:color="auto"/>
      </w:divBdr>
    </w:div>
    <w:div w:id="1896087566">
      <w:bodyDiv w:val="1"/>
      <w:marLeft w:val="0"/>
      <w:marRight w:val="0"/>
      <w:marTop w:val="0"/>
      <w:marBottom w:val="0"/>
      <w:divBdr>
        <w:top w:val="none" w:sz="0" w:space="0" w:color="auto"/>
        <w:left w:val="none" w:sz="0" w:space="0" w:color="auto"/>
        <w:bottom w:val="none" w:sz="0" w:space="0" w:color="auto"/>
        <w:right w:val="none" w:sz="0" w:space="0" w:color="auto"/>
      </w:divBdr>
    </w:div>
    <w:div w:id="1923219472">
      <w:bodyDiv w:val="1"/>
      <w:marLeft w:val="0"/>
      <w:marRight w:val="0"/>
      <w:marTop w:val="0"/>
      <w:marBottom w:val="0"/>
      <w:divBdr>
        <w:top w:val="none" w:sz="0" w:space="0" w:color="auto"/>
        <w:left w:val="none" w:sz="0" w:space="0" w:color="auto"/>
        <w:bottom w:val="none" w:sz="0" w:space="0" w:color="auto"/>
        <w:right w:val="none" w:sz="0" w:space="0" w:color="auto"/>
      </w:divBdr>
    </w:div>
    <w:div w:id="1970278434">
      <w:bodyDiv w:val="1"/>
      <w:marLeft w:val="0"/>
      <w:marRight w:val="0"/>
      <w:marTop w:val="0"/>
      <w:marBottom w:val="0"/>
      <w:divBdr>
        <w:top w:val="none" w:sz="0" w:space="0" w:color="auto"/>
        <w:left w:val="none" w:sz="0" w:space="0" w:color="auto"/>
        <w:bottom w:val="none" w:sz="0" w:space="0" w:color="auto"/>
        <w:right w:val="none" w:sz="0" w:space="0" w:color="auto"/>
      </w:divBdr>
    </w:div>
    <w:div w:id="1979066918">
      <w:bodyDiv w:val="1"/>
      <w:marLeft w:val="0"/>
      <w:marRight w:val="0"/>
      <w:marTop w:val="0"/>
      <w:marBottom w:val="0"/>
      <w:divBdr>
        <w:top w:val="none" w:sz="0" w:space="0" w:color="auto"/>
        <w:left w:val="none" w:sz="0" w:space="0" w:color="auto"/>
        <w:bottom w:val="none" w:sz="0" w:space="0" w:color="auto"/>
        <w:right w:val="none" w:sz="0" w:space="0" w:color="auto"/>
      </w:divBdr>
    </w:div>
    <w:div w:id="2002926602">
      <w:bodyDiv w:val="1"/>
      <w:marLeft w:val="0"/>
      <w:marRight w:val="0"/>
      <w:marTop w:val="0"/>
      <w:marBottom w:val="0"/>
      <w:divBdr>
        <w:top w:val="none" w:sz="0" w:space="0" w:color="auto"/>
        <w:left w:val="none" w:sz="0" w:space="0" w:color="auto"/>
        <w:bottom w:val="none" w:sz="0" w:space="0" w:color="auto"/>
        <w:right w:val="none" w:sz="0" w:space="0" w:color="auto"/>
      </w:divBdr>
    </w:div>
    <w:div w:id="2026204561">
      <w:bodyDiv w:val="1"/>
      <w:marLeft w:val="0"/>
      <w:marRight w:val="0"/>
      <w:marTop w:val="0"/>
      <w:marBottom w:val="0"/>
      <w:divBdr>
        <w:top w:val="none" w:sz="0" w:space="0" w:color="auto"/>
        <w:left w:val="none" w:sz="0" w:space="0" w:color="auto"/>
        <w:bottom w:val="none" w:sz="0" w:space="0" w:color="auto"/>
        <w:right w:val="none" w:sz="0" w:space="0" w:color="auto"/>
      </w:divBdr>
    </w:div>
    <w:div w:id="2050764191">
      <w:bodyDiv w:val="1"/>
      <w:marLeft w:val="0"/>
      <w:marRight w:val="0"/>
      <w:marTop w:val="0"/>
      <w:marBottom w:val="0"/>
      <w:divBdr>
        <w:top w:val="none" w:sz="0" w:space="0" w:color="auto"/>
        <w:left w:val="none" w:sz="0" w:space="0" w:color="auto"/>
        <w:bottom w:val="none" w:sz="0" w:space="0" w:color="auto"/>
        <w:right w:val="none" w:sz="0" w:space="0" w:color="auto"/>
      </w:divBdr>
      <w:divsChild>
        <w:div w:id="1754355033">
          <w:marLeft w:val="0"/>
          <w:marRight w:val="0"/>
          <w:marTop w:val="0"/>
          <w:marBottom w:val="0"/>
          <w:divBdr>
            <w:top w:val="none" w:sz="0" w:space="0" w:color="auto"/>
            <w:left w:val="none" w:sz="0" w:space="0" w:color="auto"/>
            <w:bottom w:val="none" w:sz="0" w:space="0" w:color="auto"/>
            <w:right w:val="none" w:sz="0" w:space="0" w:color="auto"/>
          </w:divBdr>
        </w:div>
        <w:div w:id="1107895435">
          <w:marLeft w:val="0"/>
          <w:marRight w:val="0"/>
          <w:marTop w:val="0"/>
          <w:marBottom w:val="0"/>
          <w:divBdr>
            <w:top w:val="none" w:sz="0" w:space="0" w:color="auto"/>
            <w:left w:val="none" w:sz="0" w:space="0" w:color="auto"/>
            <w:bottom w:val="none" w:sz="0" w:space="0" w:color="auto"/>
            <w:right w:val="none" w:sz="0" w:space="0" w:color="auto"/>
          </w:divBdr>
        </w:div>
      </w:divsChild>
    </w:div>
    <w:div w:id="2106219315">
      <w:bodyDiv w:val="1"/>
      <w:marLeft w:val="0"/>
      <w:marRight w:val="0"/>
      <w:marTop w:val="0"/>
      <w:marBottom w:val="0"/>
      <w:divBdr>
        <w:top w:val="none" w:sz="0" w:space="0" w:color="auto"/>
        <w:left w:val="none" w:sz="0" w:space="0" w:color="auto"/>
        <w:bottom w:val="none" w:sz="0" w:space="0" w:color="auto"/>
        <w:right w:val="none" w:sz="0" w:space="0" w:color="auto"/>
      </w:divBdr>
    </w:div>
    <w:div w:id="211609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teams.microsoft.com/l/file/C19031A0-39D0-4A09-ADB2-629B7165515C?tenantId=2349fb79-605b-4153-958b-f28cf94757d6&amp;fileType=xlsx&amp;objectUrl=https%3A%2F%2Fghtpdfr.sharepoint.com%2Fsites%2FDSI39%2FDocuments%20partages%2FGeneral%2FSIH_Referentiel%2FSIHR_Astreintes%2FRECAP_ASTREINTES_APPLIS_Serveurs_Pannes_V3%20-.xlsx&amp;baseUrl=https%3A%2F%2Fghtpdfr.sharepoint.com%2Fsites%2FDSI39&amp;serviceName=teams&amp;threadId=19:f2c2d04b7acc4fa89520effa9047e3b5@thread.skype&amp;groupId=313772b6-7ae2-48a7-bf95-d7d79c3f1c11" TargetMode="External" Id="rId13" /><Relationship Type="http://schemas.openxmlformats.org/officeDocument/2006/relationships/theme" Target="theme/theme1.xml" Id="rId18" /><Relationship Type="http://schemas.microsoft.com/office/2018/08/relationships/commentsExtensible" Target="commentsExtensible.xml" Id="Rb3c2e6f892e249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ghtpdfr.sharepoint.com/:f:/r/sites/DSI39/Documents%20partages/General/SIH_Referentiel/SIHR_GRH/SIRH_Fiches%20de%20poste?csf=1&amp;web=1&amp;e=ROw1x0" TargetMode="Externa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50b032f5-695d-4248-8538-333033b421bf" xsi:nil="true"/>
    <lcf76f155ced4ddcb4097134ff3c332f xmlns="50b032f5-695d-4248-8538-333033b421bf">
      <Terms xmlns="http://schemas.microsoft.com/office/infopath/2007/PartnerControls"/>
    </lcf76f155ced4ddcb4097134ff3c332f>
    <TaxCatchAll xmlns="7973cb28-f449-43b2-b66d-a0c5f7ada225" xsi:nil="true"/>
    <SharedWithUsers xmlns="7973cb28-f449-43b2-b66d-a0c5f7ada225">
      <UserInfo>
        <DisplayName>FOREST NECK Muriel</DisplayName>
        <AccountId>53</AccountId>
        <AccountType/>
      </UserInfo>
      <UserInfo>
        <DisplayName>FLIH Sofiane</DisplayName>
        <AccountId>48</AccountId>
        <AccountType/>
      </UserInfo>
      <UserInfo>
        <DisplayName>SAHLI Oualid</DisplayName>
        <AccountId>54</AccountId>
        <AccountType/>
      </UserInfo>
      <UserInfo>
        <DisplayName>FREY Maxime</DisplayName>
        <AccountId>328</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D98CBD1876B3409308644439D60F58" ma:contentTypeVersion="19" ma:contentTypeDescription="Crée un document." ma:contentTypeScope="" ma:versionID="f44cd6807dd05c6e6dcdb422cce7428d">
  <xsd:schema xmlns:xsd="http://www.w3.org/2001/XMLSchema" xmlns:xs="http://www.w3.org/2001/XMLSchema" xmlns:p="http://schemas.microsoft.com/office/2006/metadata/properties" xmlns:ns2="50b032f5-695d-4248-8538-333033b421bf" xmlns:ns3="7973cb28-f449-43b2-b66d-a0c5f7ada225" targetNamespace="http://schemas.microsoft.com/office/2006/metadata/properties" ma:root="true" ma:fieldsID="1770175fed3d99d2b36e188b9a86f755" ns2:_="" ns3:_="">
    <xsd:import namespace="50b032f5-695d-4248-8538-333033b421bf"/>
    <xsd:import namespace="7973cb28-f449-43b2-b66d-a0c5f7ada22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_Flow_SignoffStatu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032f5-695d-4248-8538-333033b421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Flow_SignoffStatus" ma:index="20" nillable="true" ma:displayName="État de validation" ma:internalName="_x00c9_tat_x0020_de_x0020_validation">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72bc83ab-20a5-444d-9401-a7063d1fed5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73cb28-f449-43b2-b66d-a0c5f7ada225"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4" nillable="true" ma:displayName="Taxonomy Catch All Column" ma:hidden="true" ma:list="{1f19c55b-3504-4334-aaf8-455300dbf909}" ma:internalName="TaxCatchAll" ma:showField="CatchAllData" ma:web="7973cb28-f449-43b2-b66d-a0c5f7ada2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74154-A38F-4D20-9BDB-1F9BFAD7BE8A}">
  <ds:schemaRefs>
    <ds:schemaRef ds:uri="http://schemas.microsoft.com/office/2006/metadata/properties"/>
    <ds:schemaRef ds:uri="http://schemas.microsoft.com/office/infopath/2007/PartnerControls"/>
    <ds:schemaRef ds:uri="50b032f5-695d-4248-8538-333033b421bf"/>
    <ds:schemaRef ds:uri="7973cb28-f449-43b2-b66d-a0c5f7ada225"/>
  </ds:schemaRefs>
</ds:datastoreItem>
</file>

<file path=customXml/itemProps2.xml><?xml version="1.0" encoding="utf-8"?>
<ds:datastoreItem xmlns:ds="http://schemas.openxmlformats.org/officeDocument/2006/customXml" ds:itemID="{9A6DF739-8146-487F-BD09-B3E4BF388958}">
  <ds:schemaRefs>
    <ds:schemaRef ds:uri="http://schemas.microsoft.com/sharepoint/v3/contenttype/forms"/>
  </ds:schemaRefs>
</ds:datastoreItem>
</file>

<file path=customXml/itemProps3.xml><?xml version="1.0" encoding="utf-8"?>
<ds:datastoreItem xmlns:ds="http://schemas.openxmlformats.org/officeDocument/2006/customXml" ds:itemID="{D9E700E9-F1A3-4A66-A516-F20A76D82B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032f5-695d-4248-8538-333033b421bf"/>
    <ds:schemaRef ds:uri="7973cb28-f449-43b2-b66d-a0c5f7ada2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FCCEA2-A250-409D-A99D-EBF457EDE9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KEDDANI Leila</dc:creator>
  <cp:keywords/>
  <dc:description/>
  <cp:lastModifiedBy>BANCHET Sandrine</cp:lastModifiedBy>
  <cp:revision>106</cp:revision>
  <dcterms:created xsi:type="dcterms:W3CDTF">2023-05-22T07:58:00Z</dcterms:created>
  <dcterms:modified xsi:type="dcterms:W3CDTF">2025-01-22T11:35:14Z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0x010100C3D98CBD1876B3409308644439D60F58</vt:lpwstr>
  </property>
  <property fmtid="{D5CDD505-2E9C-101B-9397-08002B2CF9AE}" pid="3" name="MediaServiceImageTags">
    <vt:lpwstr/>
  </property>
</Properties>
</file>